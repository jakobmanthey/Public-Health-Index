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2431" w14:textId="77777777" w:rsidR="00EE2EB7" w:rsidRDefault="00EE2EB7" w:rsidP="00EE2EB7">
      <w:pPr>
        <w:jc w:val="center"/>
        <w:rPr>
          <w:b/>
          <w:bCs/>
          <w:u w:val="single"/>
        </w:rPr>
      </w:pPr>
      <w:r>
        <w:rPr>
          <w:b/>
          <w:bCs/>
          <w:u w:val="single"/>
        </w:rPr>
        <w:t>Revisions based on reviewer comments from The Lancet Public Health</w:t>
      </w:r>
    </w:p>
    <w:p w14:paraId="1093D901" w14:textId="4C538335" w:rsidR="00B723EC" w:rsidRPr="00B723EC" w:rsidRDefault="00EE2EB7" w:rsidP="00EE2EB7">
      <w:pPr>
        <w:jc w:val="center"/>
        <w:rPr>
          <w:b/>
          <w:bCs/>
          <w:u w:val="single"/>
        </w:rPr>
      </w:pPr>
      <w:r>
        <w:rPr>
          <w:b/>
          <w:bCs/>
          <w:u w:val="single"/>
        </w:rPr>
        <w:t>(</w:t>
      </w:r>
      <w:r w:rsidRPr="00EE2EB7">
        <w:rPr>
          <w:b/>
          <w:bCs/>
          <w:u w:val="single"/>
        </w:rPr>
        <w:t>thelancetpublichealth-D-26-00505</w:t>
      </w:r>
      <w:r>
        <w:rPr>
          <w:b/>
          <w:bCs/>
          <w:u w:val="single"/>
        </w:rPr>
        <w:t>)</w:t>
      </w:r>
    </w:p>
    <w:p w14:paraId="4F038739" w14:textId="77777777" w:rsidR="00B723EC" w:rsidRDefault="00B723EC" w:rsidP="00B723EC"/>
    <w:p w14:paraId="7EE6C03B" w14:textId="38A6C1FF" w:rsidR="00B723EC" w:rsidRPr="00615213" w:rsidRDefault="00EE2EB7" w:rsidP="00B723EC">
      <w:pPr>
        <w:rPr>
          <w:u w:val="single"/>
        </w:rPr>
      </w:pPr>
      <w:r w:rsidRPr="00615213">
        <w:rPr>
          <w:u w:val="single"/>
        </w:rPr>
        <w:t xml:space="preserve">Comments </w:t>
      </w:r>
      <w:r w:rsidR="00E80596" w:rsidRPr="00615213">
        <w:rPr>
          <w:u w:val="single"/>
        </w:rPr>
        <w:t>accounted for</w:t>
      </w:r>
      <w:r w:rsidRPr="00615213">
        <w:rPr>
          <w:u w:val="single"/>
        </w:rPr>
        <w:t xml:space="preserve"> in new </w:t>
      </w:r>
      <w:r w:rsidR="00E80596" w:rsidRPr="00615213">
        <w:rPr>
          <w:u w:val="single"/>
        </w:rPr>
        <w:t xml:space="preserve">manuscript </w:t>
      </w:r>
      <w:r w:rsidRPr="00615213">
        <w:rPr>
          <w:u w:val="single"/>
        </w:rPr>
        <w:t xml:space="preserve">version: </w:t>
      </w:r>
    </w:p>
    <w:p w14:paraId="12520B7D" w14:textId="77777777" w:rsidR="00B723EC" w:rsidRDefault="00B723EC" w:rsidP="00B723EC"/>
    <w:p w14:paraId="69511C0E" w14:textId="23582FC7" w:rsidR="00615213" w:rsidRDefault="00615213" w:rsidP="00615213">
      <w:r>
        <w:t xml:space="preserve">3. To your credit you recognize that physical inactivity is poor quality data (Supplement 5). So if it is so poor why include in the PHI? </w:t>
      </w:r>
    </w:p>
    <w:p w14:paraId="3A103847" w14:textId="77777777" w:rsidR="00615213" w:rsidRDefault="00615213" w:rsidP="00615213"/>
    <w:p w14:paraId="437B45A0" w14:textId="601B3ED5" w:rsidR="00615213" w:rsidRPr="00615213" w:rsidRDefault="001F0205" w:rsidP="00615213">
      <w:pPr>
        <w:rPr>
          <w:b/>
          <w:bCs/>
        </w:rPr>
      </w:pPr>
      <w:r>
        <w:rPr>
          <w:b/>
          <w:bCs/>
        </w:rPr>
        <w:t xml:space="preserve">A holistic public health approach to NCD prevention requires the consideration of physical activity </w:t>
      </w:r>
      <w:r w:rsidR="00B36C73">
        <w:rPr>
          <w:b/>
          <w:bCs/>
        </w:rPr>
        <w:t>next to</w:t>
      </w:r>
      <w:r>
        <w:rPr>
          <w:b/>
          <w:bCs/>
        </w:rPr>
        <w:t xml:space="preserve"> the other risk factors. </w:t>
      </w:r>
      <w:r w:rsidR="00615213" w:rsidRPr="00615213">
        <w:rPr>
          <w:b/>
          <w:bCs/>
        </w:rPr>
        <w:t>We have</w:t>
      </w:r>
      <w:r>
        <w:rPr>
          <w:b/>
          <w:bCs/>
        </w:rPr>
        <w:t xml:space="preserve"> now</w:t>
      </w:r>
      <w:r w:rsidR="00615213" w:rsidRPr="00615213">
        <w:rPr>
          <w:b/>
          <w:bCs/>
        </w:rPr>
        <w:t xml:space="preserve"> added a sensitivity analysis (Supplementary Material 1, S7), which demonstrates that excluding the physical activity subscale had very little impact on overall country ranking. </w:t>
      </w:r>
    </w:p>
    <w:p w14:paraId="67AE2BA9" w14:textId="77777777" w:rsidR="00615213" w:rsidRDefault="00615213" w:rsidP="00615213">
      <w:pPr>
        <w:rPr>
          <w:b/>
          <w:bCs/>
        </w:rPr>
      </w:pPr>
    </w:p>
    <w:p w14:paraId="1FCDE5C9" w14:textId="77777777" w:rsidR="00615213" w:rsidRDefault="00615213" w:rsidP="00615213">
      <w:pPr>
        <w:rPr>
          <w:ins w:id="0" w:author="Johann Jakob Manthey" w:date="2026-06-08T15:28:00Z" w16du:dateUtc="2026-06-08T13:28:00Z"/>
        </w:rPr>
      </w:pPr>
      <w:r>
        <w:t xml:space="preserve">Regarding unhealthy dietary patterns, three of the six policies included are targeting children (School meal standards, Standards for other foods offered at school, and Restrictions on food marketing directed at children). When investigating the potential to achieve NCD targets through NCD prevention policy implementation, age-standardised prevalence of obesity in persons aged 18+ years is presented as the only relevant NCD target. This is problematic both due to the complex causes of obesity, and due to the fact that half of the nutrition-related policies included are targeting those under the age of 18 year. What </w:t>
      </w:r>
      <w:commentRangeStart w:id="1"/>
      <w:r>
        <w:t>else</w:t>
      </w:r>
      <w:commentRangeEnd w:id="1"/>
      <w:r>
        <w:rPr>
          <w:rStyle w:val="CommentReference"/>
          <w:sz w:val="24"/>
          <w:szCs w:val="24"/>
        </w:rPr>
        <w:commentReference w:id="1"/>
      </w:r>
      <w:r>
        <w:t xml:space="preserve"> to use </w:t>
      </w:r>
      <w:r w:rsidRPr="00C85574">
        <w:rPr>
          <w:highlight w:val="yellow"/>
        </w:rPr>
        <w:t>@Jakob, Peter?</w:t>
      </w:r>
    </w:p>
    <w:p w14:paraId="504F143E" w14:textId="77777777" w:rsidR="00BC3750" w:rsidRDefault="00BC3750" w:rsidP="00615213">
      <w:pPr>
        <w:rPr>
          <w:ins w:id="2" w:author="Johann Jakob Manthey" w:date="2026-06-08T15:28:00Z" w16du:dateUtc="2026-06-08T13:28:00Z"/>
        </w:rPr>
      </w:pPr>
    </w:p>
    <w:p w14:paraId="7903CFB5" w14:textId="4249C850" w:rsidR="00BC3750" w:rsidRPr="00BC3750" w:rsidRDefault="00BC3750" w:rsidP="00615213">
      <w:pPr>
        <w:rPr>
          <w:b/>
          <w:bCs/>
          <w:rPrChange w:id="3" w:author="Johann Jakob Manthey" w:date="2026-06-08T15:28:00Z" w16du:dateUtc="2026-06-08T13:28:00Z">
            <w:rPr/>
          </w:rPrChange>
        </w:rPr>
      </w:pPr>
      <w:ins w:id="4" w:author="Johann Jakob Manthey" w:date="2026-06-08T15:28:00Z" w16du:dateUtc="2026-06-08T13:28:00Z">
        <w:r>
          <w:rPr>
            <w:b/>
            <w:bCs/>
          </w:rPr>
          <w:t xml:space="preserve">In the current manuscript, the analyses </w:t>
        </w:r>
      </w:ins>
      <w:ins w:id="5" w:author="Johann Jakob Manthey" w:date="2026-06-08T15:30:00Z" w16du:dateUtc="2026-06-08T13:30:00Z">
        <w:r>
          <w:rPr>
            <w:b/>
            <w:bCs/>
          </w:rPr>
          <w:t xml:space="preserve">aiming at the </w:t>
        </w:r>
      </w:ins>
      <w:ins w:id="6" w:author="Johann Jakob Manthey" w:date="2026-06-08T15:28:00Z" w16du:dateUtc="2026-06-08T13:28:00Z">
        <w:r>
          <w:rPr>
            <w:b/>
            <w:bCs/>
          </w:rPr>
          <w:t>identif</w:t>
        </w:r>
      </w:ins>
      <w:ins w:id="7" w:author="Johann Jakob Manthey" w:date="2026-06-08T15:30:00Z" w16du:dateUtc="2026-06-08T13:30:00Z">
        <w:r>
          <w:rPr>
            <w:b/>
            <w:bCs/>
          </w:rPr>
          <w:t>ication of</w:t>
        </w:r>
      </w:ins>
      <w:ins w:id="8" w:author="Johann Jakob Manthey" w:date="2026-06-08T15:28:00Z" w16du:dateUtc="2026-06-08T13:28:00Z">
        <w:r>
          <w:rPr>
            <w:b/>
            <w:bCs/>
          </w:rPr>
          <w:t xml:space="preserve"> the greatest potential towards achiev</w:t>
        </w:r>
      </w:ins>
      <w:ins w:id="9" w:author="Johann Jakob Manthey" w:date="2026-06-08T15:29:00Z" w16du:dateUtc="2026-06-08T13:29:00Z">
        <w:r>
          <w:rPr>
            <w:b/>
            <w:bCs/>
          </w:rPr>
          <w:t xml:space="preserve">ing </w:t>
        </w:r>
      </w:ins>
      <w:ins w:id="10" w:author="Johann Jakob Manthey" w:date="2026-06-08T15:28:00Z" w16du:dateUtc="2026-06-08T13:28:00Z">
        <w:r>
          <w:rPr>
            <w:b/>
            <w:bCs/>
          </w:rPr>
          <w:t xml:space="preserve">NCD </w:t>
        </w:r>
      </w:ins>
      <w:ins w:id="11" w:author="Johann Jakob Manthey" w:date="2026-06-08T15:29:00Z" w16du:dateUtc="2026-06-08T13:29:00Z">
        <w:r>
          <w:rPr>
            <w:b/>
            <w:bCs/>
          </w:rPr>
          <w:t>targets</w:t>
        </w:r>
      </w:ins>
      <w:ins w:id="12" w:author="Johann Jakob Manthey" w:date="2026-06-08T15:30:00Z" w16du:dateUtc="2026-06-08T13:30:00Z">
        <w:r>
          <w:rPr>
            <w:b/>
            <w:bCs/>
          </w:rPr>
          <w:t xml:space="preserve"> did not include </w:t>
        </w:r>
      </w:ins>
      <w:ins w:id="13" w:author="Johann Jakob Manthey" w:date="2026-06-08T15:29:00Z" w16du:dateUtc="2026-06-08T13:29:00Z">
        <w:r>
          <w:rPr>
            <w:b/>
            <w:bCs/>
          </w:rPr>
          <w:t xml:space="preserve">unhealthy dietary patterns. For the remaining three risk factors, </w:t>
        </w:r>
      </w:ins>
      <w:ins w:id="14" w:author="Johann Jakob Manthey" w:date="2026-06-08T15:30:00Z" w16du:dateUtc="2026-06-08T13:30:00Z">
        <w:r>
          <w:rPr>
            <w:b/>
            <w:bCs/>
          </w:rPr>
          <w:t xml:space="preserve">the </w:t>
        </w:r>
      </w:ins>
      <w:ins w:id="15" w:author="Johann Jakob Manthey" w:date="2026-06-08T15:29:00Z" w16du:dateUtc="2026-06-08T13:29:00Z">
        <w:r>
          <w:rPr>
            <w:b/>
            <w:bCs/>
          </w:rPr>
          <w:t xml:space="preserve">NCD targets </w:t>
        </w:r>
      </w:ins>
      <w:ins w:id="16" w:author="Johann Jakob Manthey" w:date="2026-06-08T15:30:00Z" w16du:dateUtc="2026-06-08T13:30:00Z">
        <w:r>
          <w:rPr>
            <w:b/>
            <w:bCs/>
          </w:rPr>
          <w:t xml:space="preserve">could </w:t>
        </w:r>
      </w:ins>
      <w:ins w:id="17" w:author="Johann Jakob Manthey" w:date="2026-06-08T15:29:00Z" w16du:dateUtc="2026-06-08T13:29:00Z">
        <w:r>
          <w:rPr>
            <w:b/>
            <w:bCs/>
          </w:rPr>
          <w:t>be matched</w:t>
        </w:r>
      </w:ins>
      <w:ins w:id="18" w:author="Johann Jakob Manthey" w:date="2026-06-08T15:30:00Z" w16du:dateUtc="2026-06-08T13:30:00Z">
        <w:r>
          <w:rPr>
            <w:b/>
            <w:bCs/>
          </w:rPr>
          <w:t>, but</w:t>
        </w:r>
      </w:ins>
      <w:ins w:id="19" w:author="Johann Jakob Manthey" w:date="2026-06-08T15:31:00Z" w16du:dateUtc="2026-06-08T13:31:00Z">
        <w:r>
          <w:rPr>
            <w:b/>
            <w:bCs/>
          </w:rPr>
          <w:t xml:space="preserve"> we agree that obesity </w:t>
        </w:r>
        <w:r w:rsidR="00D805D7">
          <w:rPr>
            <w:b/>
            <w:bCs/>
          </w:rPr>
          <w:t xml:space="preserve">(among adults) </w:t>
        </w:r>
        <w:r>
          <w:rPr>
            <w:b/>
            <w:bCs/>
          </w:rPr>
          <w:t>is too broad and is determined by a multitude of other factors than unhealthy dietary patterns.</w:t>
        </w:r>
      </w:ins>
    </w:p>
    <w:p w14:paraId="46DBEDEA" w14:textId="77777777" w:rsidR="00615213" w:rsidRDefault="00615213" w:rsidP="00615213">
      <w:pPr>
        <w:rPr>
          <w:b/>
          <w:bCs/>
        </w:rPr>
      </w:pPr>
    </w:p>
    <w:p w14:paraId="7E431082" w14:textId="77777777" w:rsidR="00615213" w:rsidRDefault="00615213" w:rsidP="00615213">
      <w:r>
        <w:t>In the Methods section, the most debatable option in my view was to give an equal weight to each policy. It makes the legibility and understanding of the global index very easy, which is possibly the goal.</w:t>
      </w:r>
    </w:p>
    <w:p w14:paraId="28DE8D8B" w14:textId="77777777" w:rsidR="003740EE" w:rsidRDefault="00615213" w:rsidP="00615213">
      <w:r>
        <w:t xml:space="preserve">For epidemiological purposes however, the authors might want to test differential weights that reflect the contribution of each risk factor to mortality. </w:t>
      </w:r>
    </w:p>
    <w:p w14:paraId="09623512" w14:textId="77777777" w:rsidR="003740EE" w:rsidRDefault="003740EE" w:rsidP="00615213"/>
    <w:p w14:paraId="5AACAED9" w14:textId="1D036206" w:rsidR="00615213" w:rsidRDefault="003740EE" w:rsidP="00615213">
      <w:pPr>
        <w:rPr>
          <w:b/>
          <w:bCs/>
        </w:rPr>
      </w:pPr>
      <w:r w:rsidRPr="00615213">
        <w:rPr>
          <w:b/>
          <w:bCs/>
        </w:rPr>
        <w:t>We have</w:t>
      </w:r>
      <w:r>
        <w:rPr>
          <w:b/>
          <w:bCs/>
        </w:rPr>
        <w:t xml:space="preserve"> now</w:t>
      </w:r>
      <w:r w:rsidRPr="00615213">
        <w:rPr>
          <w:b/>
          <w:bCs/>
        </w:rPr>
        <w:t xml:space="preserve"> added a sensitivity analysis</w:t>
      </w:r>
      <w:r>
        <w:rPr>
          <w:b/>
          <w:bCs/>
        </w:rPr>
        <w:t xml:space="preserve">, where subscales were weighted according to their relative contribution to the NCD burden in the European Union </w:t>
      </w:r>
      <w:r w:rsidRPr="00615213">
        <w:rPr>
          <w:b/>
          <w:bCs/>
        </w:rPr>
        <w:t>(Supplementary Material 1, S7)</w:t>
      </w:r>
      <w:r>
        <w:rPr>
          <w:b/>
          <w:bCs/>
        </w:rPr>
        <w:t>. Alternative weighting</w:t>
      </w:r>
      <w:r w:rsidRPr="00615213">
        <w:rPr>
          <w:b/>
          <w:bCs/>
        </w:rPr>
        <w:t xml:space="preserve"> had </w:t>
      </w:r>
      <w:r>
        <w:rPr>
          <w:b/>
          <w:bCs/>
        </w:rPr>
        <w:t>a negligible</w:t>
      </w:r>
      <w:r w:rsidRPr="00615213">
        <w:rPr>
          <w:b/>
          <w:bCs/>
        </w:rPr>
        <w:t xml:space="preserve"> </w:t>
      </w:r>
      <w:r>
        <w:rPr>
          <w:b/>
          <w:bCs/>
        </w:rPr>
        <w:t xml:space="preserve">impact </w:t>
      </w:r>
      <w:r w:rsidRPr="00615213">
        <w:rPr>
          <w:b/>
          <w:bCs/>
        </w:rPr>
        <w:t>on overall country ranking.</w:t>
      </w:r>
    </w:p>
    <w:p w14:paraId="2FAA54F9" w14:textId="77777777" w:rsidR="003740EE" w:rsidRDefault="003740EE" w:rsidP="00615213">
      <w:pPr>
        <w:rPr>
          <w:b/>
          <w:bCs/>
        </w:rPr>
      </w:pPr>
    </w:p>
    <w:p w14:paraId="31952998" w14:textId="77777777" w:rsidR="00990BC1" w:rsidRDefault="00615213" w:rsidP="00615213">
      <w:r>
        <w:t xml:space="preserve">A limitation for policy making at the national level is average vs marginal approach chosen by the authors. Countries that have reached a good level of prevention on one risk factor may do better by turning to another poorly controlled risk factor, as the marginal difficulty and costs of reducing risk will vary by level of policy adoption. </w:t>
      </w:r>
    </w:p>
    <w:p w14:paraId="6362F4FA" w14:textId="77777777" w:rsidR="00990BC1" w:rsidRDefault="00990BC1" w:rsidP="00615213"/>
    <w:p w14:paraId="18030B3D" w14:textId="47F8066C" w:rsidR="009F6813" w:rsidRDefault="009F6813" w:rsidP="00990BC1">
      <w:pPr>
        <w:rPr>
          <w:ins w:id="20" w:author="Johann Jakob Manthey" w:date="2026-06-08T15:33:00Z" w16du:dateUtc="2026-06-08T13:33:00Z"/>
          <w:b/>
          <w:bCs/>
        </w:rPr>
      </w:pPr>
      <w:ins w:id="21" w:author="Johann Jakob Manthey" w:date="2026-06-08T15:32:00Z" w16du:dateUtc="2026-06-08T13:32:00Z">
        <w:r>
          <w:rPr>
            <w:b/>
            <w:bCs/>
          </w:rPr>
          <w:lastRenderedPageBreak/>
          <w:t xml:space="preserve">We agree that priorities to adopt certain policies are driven by a </w:t>
        </w:r>
      </w:ins>
      <w:ins w:id="22" w:author="Johann Jakob Manthey" w:date="2026-06-08T15:33:00Z" w16du:dateUtc="2026-06-08T13:33:00Z">
        <w:r>
          <w:rPr>
            <w:b/>
            <w:bCs/>
          </w:rPr>
          <w:t xml:space="preserve">multitude of factors, </w:t>
        </w:r>
        <w:r w:rsidR="00F0624E">
          <w:rPr>
            <w:b/>
            <w:bCs/>
          </w:rPr>
          <w:t xml:space="preserve">As suggested by </w:t>
        </w:r>
        <w:r>
          <w:rPr>
            <w:b/>
            <w:bCs/>
          </w:rPr>
          <w:t xml:space="preserve">the </w:t>
        </w:r>
        <w:r w:rsidR="00F0624E">
          <w:rPr>
            <w:b/>
            <w:bCs/>
          </w:rPr>
          <w:t xml:space="preserve">reviewer, </w:t>
        </w:r>
      </w:ins>
      <w:ins w:id="23" w:author="Johann Jakob Manthey" w:date="2026-06-08T15:34:00Z" w16du:dateUtc="2026-06-08T13:34:00Z">
        <w:r w:rsidR="00F0624E">
          <w:rPr>
            <w:b/>
            <w:bCs/>
          </w:rPr>
          <w:t xml:space="preserve">a high degree of </w:t>
        </w:r>
      </w:ins>
      <w:ins w:id="24" w:author="Johann Jakob Manthey" w:date="2026-06-08T15:33:00Z" w16du:dateUtc="2026-06-08T13:33:00Z">
        <w:r>
          <w:rPr>
            <w:b/>
            <w:bCs/>
          </w:rPr>
          <w:t>polic</w:t>
        </w:r>
      </w:ins>
      <w:ins w:id="25" w:author="Johann Jakob Manthey" w:date="2026-06-08T15:34:00Z" w16du:dateUtc="2026-06-08T13:34:00Z">
        <w:r w:rsidR="00F0624E">
          <w:rPr>
            <w:b/>
            <w:bCs/>
          </w:rPr>
          <w:t>y adoption m</w:t>
        </w:r>
      </w:ins>
      <w:ins w:id="26" w:author="Johann Jakob Manthey" w:date="2026-06-08T15:33:00Z" w16du:dateUtc="2026-06-08T13:33:00Z">
        <w:r w:rsidR="00F0624E">
          <w:rPr>
            <w:b/>
            <w:bCs/>
          </w:rPr>
          <w:t xml:space="preserve">ay </w:t>
        </w:r>
      </w:ins>
      <w:ins w:id="27" w:author="Johann Jakob Manthey" w:date="2026-06-08T15:34:00Z" w16du:dateUtc="2026-06-08T13:34:00Z">
        <w:r w:rsidR="00F0624E">
          <w:rPr>
            <w:b/>
            <w:bCs/>
          </w:rPr>
          <w:t xml:space="preserve">leave little room for improvement. However, we also acknowledge that </w:t>
        </w:r>
      </w:ins>
      <w:ins w:id="28" w:author="Johann Jakob Manthey" w:date="2026-06-08T15:36:00Z" w16du:dateUtc="2026-06-08T13:36:00Z">
        <w:r w:rsidR="00F0624E">
          <w:rPr>
            <w:b/>
            <w:bCs/>
          </w:rPr>
          <w:t xml:space="preserve">policymakers </w:t>
        </w:r>
      </w:ins>
      <w:ins w:id="29" w:author="Johann Jakob Manthey" w:date="2026-06-08T15:34:00Z" w16du:dateUtc="2026-06-08T13:34:00Z">
        <w:r w:rsidR="00F0624E">
          <w:rPr>
            <w:b/>
            <w:bCs/>
          </w:rPr>
          <w:t xml:space="preserve">may find it easier to restrict a certain </w:t>
        </w:r>
      </w:ins>
      <w:ins w:id="30" w:author="Johann Jakob Manthey" w:date="2026-06-08T15:35:00Z" w16du:dateUtc="2026-06-08T13:35:00Z">
        <w:r w:rsidR="00F0624E">
          <w:rPr>
            <w:b/>
            <w:bCs/>
          </w:rPr>
          <w:t xml:space="preserve">type of policy (e.g., raising tobacco taxes) rather than establishing new types of policies (e.g., introducing </w:t>
        </w:r>
      </w:ins>
      <w:ins w:id="31" w:author="Johann Jakob Manthey" w:date="2026-06-08T15:36:00Z" w16du:dateUtc="2026-06-08T13:36:00Z">
        <w:r w:rsidR="00F0624E">
          <w:rPr>
            <w:b/>
            <w:bCs/>
          </w:rPr>
          <w:t xml:space="preserve">soft drink </w:t>
        </w:r>
      </w:ins>
      <w:ins w:id="32" w:author="Johann Jakob Manthey" w:date="2026-06-08T15:35:00Z" w16du:dateUtc="2026-06-08T13:35:00Z">
        <w:r w:rsidR="00F0624E">
          <w:rPr>
            <w:b/>
            <w:bCs/>
          </w:rPr>
          <w:t>taxes)</w:t>
        </w:r>
      </w:ins>
      <w:ins w:id="33" w:author="Johann Jakob Manthey" w:date="2026-06-08T15:36:00Z" w16du:dateUtc="2026-06-08T13:36:00Z">
        <w:r w:rsidR="00F0624E">
          <w:rPr>
            <w:b/>
            <w:bCs/>
          </w:rPr>
          <w:t xml:space="preserve">, because </w:t>
        </w:r>
      </w:ins>
      <w:ins w:id="34" w:author="Johann Jakob Manthey" w:date="2026-06-08T15:37:00Z" w16du:dateUtc="2026-06-08T13:37:00Z">
        <w:r w:rsidR="00F0624E">
          <w:rPr>
            <w:b/>
            <w:bCs/>
          </w:rPr>
          <w:t>the latter requires new law texts and broader public disc</w:t>
        </w:r>
      </w:ins>
      <w:ins w:id="35" w:author="Johann Jakob Manthey" w:date="2026-06-08T15:38:00Z" w16du:dateUtc="2026-06-08T13:38:00Z">
        <w:r w:rsidR="00F0624E">
          <w:rPr>
            <w:b/>
            <w:bCs/>
          </w:rPr>
          <w:t>ussions. Overall, we believe that this aspect does not reflect the core of our publication and therefore it was not explicitly incorporated into the manuscript.</w:t>
        </w:r>
      </w:ins>
    </w:p>
    <w:p w14:paraId="29D3DDD4" w14:textId="77777777" w:rsidR="009F6813" w:rsidRDefault="009F6813" w:rsidP="00990BC1">
      <w:pPr>
        <w:rPr>
          <w:ins w:id="36" w:author="Johann Jakob Manthey" w:date="2026-06-08T15:32:00Z" w16du:dateUtc="2026-06-08T13:32:00Z"/>
          <w:b/>
          <w:bCs/>
        </w:rPr>
      </w:pPr>
    </w:p>
    <w:p w14:paraId="1E9C9C96" w14:textId="7B5F7471" w:rsidR="00990BC1" w:rsidRDefault="00990BC1" w:rsidP="00990BC1">
      <w:pPr>
        <w:rPr>
          <w:b/>
          <w:bCs/>
        </w:rPr>
      </w:pPr>
      <w:r w:rsidRPr="00615213">
        <w:rPr>
          <w:b/>
          <w:bCs/>
        </w:rPr>
        <w:t>We have</w:t>
      </w:r>
      <w:r>
        <w:rPr>
          <w:b/>
          <w:bCs/>
        </w:rPr>
        <w:t xml:space="preserve"> now</w:t>
      </w:r>
      <w:r w:rsidRPr="00615213">
        <w:rPr>
          <w:b/>
          <w:bCs/>
        </w:rPr>
        <w:t xml:space="preserve"> added a sensitivity analysis</w:t>
      </w:r>
      <w:r>
        <w:rPr>
          <w:b/>
          <w:bCs/>
        </w:rPr>
        <w:t xml:space="preserve">, where we replaced the sum score by a counting variable that indicates the number of subscales with below average scoring (&lt;50) </w:t>
      </w:r>
      <w:r w:rsidRPr="00615213">
        <w:rPr>
          <w:b/>
          <w:bCs/>
        </w:rPr>
        <w:t>(Supplementary Material 1, S7)</w:t>
      </w:r>
      <w:r>
        <w:rPr>
          <w:b/>
          <w:bCs/>
        </w:rPr>
        <w:t>. The overall country ranking was largely unaffected.</w:t>
      </w:r>
    </w:p>
    <w:p w14:paraId="39AE38FB" w14:textId="77777777" w:rsidR="00615213" w:rsidRDefault="00615213" w:rsidP="00615213">
      <w:pPr>
        <w:rPr>
          <w:b/>
          <w:bCs/>
        </w:rPr>
      </w:pPr>
    </w:p>
    <w:p w14:paraId="6BCCC62E" w14:textId="0EA09392" w:rsidR="00615213" w:rsidRDefault="00615213" w:rsidP="00615213">
      <w:r>
        <w:t xml:space="preserve">I am missing a discussion of how actionable the composite policy indicator in the end is. The different domains and indicators are likely linked to different government domains and different levels of government, so there is not one minister who can act to improve the score. If the authors agree with this, what do they think are the implications, and how can their work be made more actionable for governments? Or maybe more broadly, what is the theory of change the authors hypothesize to connect the policy indicator to impact? </w:t>
      </w:r>
    </w:p>
    <w:p w14:paraId="29DBBA1D" w14:textId="77777777" w:rsidR="00615213" w:rsidRDefault="00615213" w:rsidP="00615213">
      <w:pPr>
        <w:rPr>
          <w:b/>
          <w:bCs/>
        </w:rPr>
      </w:pPr>
    </w:p>
    <w:p w14:paraId="27F1C709" w14:textId="677F02F0" w:rsidR="00495211" w:rsidRDefault="00495211" w:rsidP="00495211">
      <w:pPr>
        <w:rPr>
          <w:b/>
          <w:bCs/>
        </w:rPr>
      </w:pPr>
      <w:r>
        <w:rPr>
          <w:b/>
          <w:bCs/>
        </w:rPr>
        <w:t>We have now included Germany as a relevant case to showcase how actionable the PHI is. Specifically, we outline how the PHI has been used in Germany to shape the public and political debate (discussion, p. 10, and Supplementary Material S1, S8).</w:t>
      </w:r>
    </w:p>
    <w:p w14:paraId="21DE39A6" w14:textId="77777777" w:rsidR="00495211" w:rsidRDefault="00495211" w:rsidP="00615213">
      <w:pPr>
        <w:rPr>
          <w:b/>
          <w:bCs/>
        </w:rPr>
      </w:pPr>
    </w:p>
    <w:p w14:paraId="3C1E7C37" w14:textId="77777777" w:rsidR="00495211" w:rsidRDefault="00495211" w:rsidP="00615213">
      <w:pPr>
        <w:rPr>
          <w:b/>
          <w:bCs/>
        </w:rPr>
      </w:pPr>
    </w:p>
    <w:p w14:paraId="048FB358" w14:textId="6F71770D" w:rsidR="00E80596" w:rsidRDefault="00B723EC" w:rsidP="00B723EC">
      <w:r>
        <w:t xml:space="preserve">4. A question arises as to how do you actually update the PHI (e.g., tobacco pricing). And how frequently? </w:t>
      </w:r>
    </w:p>
    <w:p w14:paraId="032974FD" w14:textId="77777777" w:rsidR="00E80596" w:rsidRDefault="00E80596" w:rsidP="00B723EC"/>
    <w:p w14:paraId="599E941D" w14:textId="41D336E2" w:rsidR="00B723EC" w:rsidRPr="00E80596" w:rsidRDefault="00E80596" w:rsidP="00B723EC">
      <w:pPr>
        <w:rPr>
          <w:b/>
          <w:bCs/>
        </w:rPr>
      </w:pPr>
      <w:r>
        <w:rPr>
          <w:b/>
          <w:bCs/>
        </w:rPr>
        <w:t>Now stated in the conclusion, p</w:t>
      </w:r>
      <w:r w:rsidRPr="00E80596">
        <w:rPr>
          <w:b/>
          <w:bCs/>
        </w:rPr>
        <w:t xml:space="preserve">. </w:t>
      </w:r>
      <w:r>
        <w:rPr>
          <w:b/>
          <w:bCs/>
        </w:rPr>
        <w:t>12: “</w:t>
      </w:r>
      <w:r w:rsidRPr="00E80596">
        <w:rPr>
          <w:b/>
          <w:bCs/>
          <w:i/>
          <w:iCs/>
        </w:rPr>
        <w:t>The index can further help governments in prioritising the most underdeveloped policy areas and to improve alignment across NCD risk factors. Ongoing updates to the PHI—the next one scheduled for 2027—will enable progress monitoring.</w:t>
      </w:r>
      <w:r>
        <w:rPr>
          <w:b/>
          <w:bCs/>
        </w:rPr>
        <w:t>”</w:t>
      </w:r>
    </w:p>
    <w:p w14:paraId="56F15764" w14:textId="77777777" w:rsidR="00EE2EB7" w:rsidRDefault="00EE2EB7" w:rsidP="00B723EC"/>
    <w:p w14:paraId="2FDC135D" w14:textId="7DA1F093" w:rsidR="00B723EC" w:rsidRDefault="00B723EC" w:rsidP="00B723EC">
      <w:r>
        <w:t xml:space="preserve">5. How does the PHI deal with missing information? Is it a simple score of zero for not recorded? Or do you rescale to 100%. </w:t>
      </w:r>
    </w:p>
    <w:p w14:paraId="6CEF3F09" w14:textId="77777777" w:rsidR="00E80596" w:rsidRDefault="00E80596" w:rsidP="00B723EC"/>
    <w:p w14:paraId="38154017" w14:textId="182F078C" w:rsidR="00E80596" w:rsidRPr="00E80596" w:rsidRDefault="00E80596" w:rsidP="00B723EC">
      <w:pPr>
        <w:rPr>
          <w:b/>
          <w:bCs/>
        </w:rPr>
      </w:pPr>
      <w:r>
        <w:rPr>
          <w:b/>
          <w:bCs/>
        </w:rPr>
        <w:t>Now stated in the methods, p</w:t>
      </w:r>
      <w:r w:rsidRPr="00E80596">
        <w:rPr>
          <w:b/>
          <w:bCs/>
        </w:rPr>
        <w:t xml:space="preserve">. </w:t>
      </w:r>
      <w:r>
        <w:rPr>
          <w:b/>
          <w:bCs/>
        </w:rPr>
        <w:t>6: “</w:t>
      </w:r>
      <w:r w:rsidRPr="00E80596">
        <w:rPr>
          <w:b/>
          <w:bCs/>
          <w:i/>
          <w:iCs/>
        </w:rPr>
        <w:t>There were no missing data.</w:t>
      </w:r>
      <w:r>
        <w:rPr>
          <w:b/>
          <w:bCs/>
        </w:rPr>
        <w:t>”</w:t>
      </w:r>
    </w:p>
    <w:p w14:paraId="5BA925BE" w14:textId="77777777" w:rsidR="00B723EC" w:rsidRDefault="00B723EC" w:rsidP="00B723EC"/>
    <w:p w14:paraId="460AF8C6" w14:textId="666C30F4" w:rsidR="00B06296" w:rsidRDefault="00B06296" w:rsidP="00B723EC">
      <w:r>
        <w:t xml:space="preserve">8. How do you sell the PHI to different countries? Who are your prime users? </w:t>
      </w:r>
    </w:p>
    <w:p w14:paraId="6DA90169" w14:textId="77777777" w:rsidR="00E80596" w:rsidRDefault="00E80596" w:rsidP="00B723EC"/>
    <w:p w14:paraId="49404DC3" w14:textId="5556A7E4" w:rsidR="005615D2" w:rsidRDefault="00E80596" w:rsidP="00B723EC">
      <w:pPr>
        <w:rPr>
          <w:b/>
          <w:bCs/>
        </w:rPr>
      </w:pPr>
      <w:r>
        <w:rPr>
          <w:b/>
          <w:bCs/>
        </w:rPr>
        <w:t>Now stated in the conclusion, p</w:t>
      </w:r>
      <w:r w:rsidRPr="00E80596">
        <w:rPr>
          <w:b/>
          <w:bCs/>
        </w:rPr>
        <w:t xml:space="preserve">. </w:t>
      </w:r>
      <w:r>
        <w:rPr>
          <w:b/>
          <w:bCs/>
        </w:rPr>
        <w:t>12, see above. We further elaborated on how the PHI has been used in Germany so far (discussion, p. 10).</w:t>
      </w:r>
    </w:p>
    <w:p w14:paraId="6D7316E4" w14:textId="77777777" w:rsidR="00E80596" w:rsidRDefault="00E80596" w:rsidP="00B723EC"/>
    <w:p w14:paraId="27CCF791" w14:textId="7B73550C" w:rsidR="00C85574" w:rsidRDefault="00C85574" w:rsidP="00C85574">
      <w:r>
        <w:lastRenderedPageBreak/>
        <w:t xml:space="preserve">An impressive amount of work is put into identifying relevant indicators and data to support the index. However, the assessments are quite crude and vary considerably from one risk factor to another. As such, both the subscales and the overall scale lack the level of precision indicated by the fact that all scores are given with a decimal (indicating a very high level of precision). </w:t>
      </w:r>
    </w:p>
    <w:p w14:paraId="1EDD0D4A" w14:textId="77777777" w:rsidR="00453871" w:rsidRDefault="00453871" w:rsidP="00C85574"/>
    <w:p w14:paraId="1BCF1300" w14:textId="59133A6E" w:rsidR="00453871" w:rsidRPr="00453871" w:rsidRDefault="00453871" w:rsidP="00C85574">
      <w:pPr>
        <w:rPr>
          <w:b/>
          <w:bCs/>
        </w:rPr>
      </w:pPr>
      <w:r>
        <w:rPr>
          <w:b/>
          <w:bCs/>
        </w:rPr>
        <w:t xml:space="preserve">Decimals have been removed. </w:t>
      </w:r>
    </w:p>
    <w:p w14:paraId="43C64189" w14:textId="77777777" w:rsidR="00C85574" w:rsidRDefault="00C85574" w:rsidP="00B723EC"/>
    <w:p w14:paraId="3A5B729D" w14:textId="77777777" w:rsidR="00453871" w:rsidRDefault="00C85574" w:rsidP="00C85574">
      <w:r>
        <w:t xml:space="preserve">Composite scores for public health policies have been around for quite some time. Mackenbach and McKee published summary scores for health policy performance in 43 European countries back in 2013, and WHO has their NCD policy monitoring (indicators) for countries in the European Region (WHO 2021; 2025). Furthermore, the World Cancer Research Fund International has published extensively on their policy scores by country related to unhealthy dietary patterns (NOURISHING) and physical activity (MOVING), just to name a few examples. </w:t>
      </w:r>
    </w:p>
    <w:p w14:paraId="425F10BE" w14:textId="77777777" w:rsidR="00453871" w:rsidRDefault="00453871" w:rsidP="00C85574"/>
    <w:p w14:paraId="2C35C0F8" w14:textId="77777777" w:rsidR="00093EBD" w:rsidRDefault="00453871" w:rsidP="00C85574">
      <w:pPr>
        <w:rPr>
          <w:b/>
          <w:bCs/>
        </w:rPr>
      </w:pPr>
      <w:r w:rsidRPr="00453871">
        <w:rPr>
          <w:b/>
          <w:bCs/>
        </w:rPr>
        <w:t>We have now</w:t>
      </w:r>
      <w:r>
        <w:rPr>
          <w:b/>
          <w:bCs/>
        </w:rPr>
        <w:t xml:space="preserve"> added </w:t>
      </w:r>
      <w:r w:rsidR="00093EBD">
        <w:rPr>
          <w:b/>
          <w:bCs/>
        </w:rPr>
        <w:t xml:space="preserve">an overview table, where we summarise available policy indices that were identified in the </w:t>
      </w:r>
      <w:r>
        <w:rPr>
          <w:b/>
          <w:bCs/>
        </w:rPr>
        <w:t xml:space="preserve">scoping review (see Supplementary Material 1, S1). </w:t>
      </w:r>
    </w:p>
    <w:p w14:paraId="1582A53E" w14:textId="24D8CCCE" w:rsidR="00C85574" w:rsidRDefault="00453871" w:rsidP="00C85574">
      <w:pPr>
        <w:rPr>
          <w:b/>
          <w:bCs/>
        </w:rPr>
      </w:pPr>
      <w:r>
        <w:rPr>
          <w:b/>
          <w:bCs/>
        </w:rPr>
        <w:t>We have further indicated that prior indices, including for unhealthy dietary patterns and physical activity, helped to inform our scales (methods, p. 6): “</w:t>
      </w:r>
      <w:r w:rsidRPr="00453871">
        <w:rPr>
          <w:b/>
          <w:bCs/>
          <w:i/>
          <w:iCs/>
        </w:rPr>
        <w:t>Cross-country initiatives such as NOURISHING and Food-EPI (unhealthy dietary patterns), as well as MOVING and PA-EPI (physical activity) were used to inform these new scales.</w:t>
      </w:r>
      <w:r>
        <w:rPr>
          <w:b/>
          <w:bCs/>
        </w:rPr>
        <w:t>”</w:t>
      </w:r>
    </w:p>
    <w:p w14:paraId="0DD87877" w14:textId="69AC43C1" w:rsidR="00093EBD" w:rsidRPr="00453871" w:rsidRDefault="00093EBD" w:rsidP="00C85574">
      <w:pPr>
        <w:rPr>
          <w:b/>
          <w:bCs/>
        </w:rPr>
      </w:pPr>
      <w:r>
        <w:rPr>
          <w:b/>
          <w:bCs/>
        </w:rPr>
        <w:t>We are aware of the</w:t>
      </w:r>
      <w:r w:rsidR="00197747">
        <w:rPr>
          <w:b/>
          <w:bCs/>
        </w:rPr>
        <w:t xml:space="preserve"> important</w:t>
      </w:r>
      <w:r>
        <w:rPr>
          <w:b/>
          <w:bCs/>
        </w:rPr>
        <w:t xml:space="preserve"> work </w:t>
      </w:r>
      <w:r w:rsidR="00197747">
        <w:rPr>
          <w:b/>
          <w:bCs/>
        </w:rPr>
        <w:t>published</w:t>
      </w:r>
      <w:r>
        <w:rPr>
          <w:b/>
          <w:bCs/>
        </w:rPr>
        <w:t xml:space="preserve"> by Mackenbach and McKee in 2013. However, we strongly believe that an updated index is needed given that they refer to data from 2008 and did not include policies related to unhealthy dietary patterns and physical activity. We would also like to </w:t>
      </w:r>
      <w:r w:rsidR="00197747">
        <w:rPr>
          <w:b/>
          <w:bCs/>
        </w:rPr>
        <w:t>stress</w:t>
      </w:r>
      <w:r>
        <w:rPr>
          <w:b/>
          <w:bCs/>
        </w:rPr>
        <w:t xml:space="preserve"> that their scale was not restricted to policies </w:t>
      </w:r>
      <w:r w:rsidR="00197747">
        <w:rPr>
          <w:b/>
          <w:bCs/>
        </w:rPr>
        <w:t>and</w:t>
      </w:r>
      <w:r>
        <w:rPr>
          <w:b/>
          <w:bCs/>
        </w:rPr>
        <w:t xml:space="preserve"> included exposure and outcome </w:t>
      </w:r>
      <w:r w:rsidR="00B864CF">
        <w:rPr>
          <w:b/>
          <w:bCs/>
        </w:rPr>
        <w:t>data</w:t>
      </w:r>
      <w:r w:rsidR="00602112">
        <w:rPr>
          <w:b/>
          <w:bCs/>
        </w:rPr>
        <w:t>, which is conceptually different from our index, that focuses on policy adoption</w:t>
      </w:r>
      <w:r w:rsidR="00197747">
        <w:rPr>
          <w:b/>
          <w:bCs/>
        </w:rPr>
        <w:t xml:space="preserve"> only</w:t>
      </w:r>
      <w:r>
        <w:rPr>
          <w:b/>
          <w:bCs/>
        </w:rPr>
        <w:t xml:space="preserve">. </w:t>
      </w:r>
    </w:p>
    <w:p w14:paraId="10EDFFFF" w14:textId="77777777" w:rsidR="00C85574" w:rsidRDefault="00C85574" w:rsidP="00B723EC"/>
    <w:p w14:paraId="09542FB8" w14:textId="3D4E098F" w:rsidR="003B39E2" w:rsidRDefault="003B39E2" w:rsidP="003B39E2">
      <w:r>
        <w:rPr>
          <w:rFonts w:ascii="Segoe UI Symbol" w:hAnsi="Segoe UI Symbol" w:cs="Segoe UI Symbol"/>
        </w:rPr>
        <w:t>⁃</w:t>
      </w:r>
      <w:r>
        <w:t xml:space="preserve"> Introduction: Please mention the UNGA HLM on NCDs political declaration from 2025. I would also recommend including the WHO Best and Quick Buys. </w:t>
      </w:r>
    </w:p>
    <w:p w14:paraId="00BD0DF5" w14:textId="77777777" w:rsidR="00226AE9" w:rsidRDefault="00226AE9" w:rsidP="003B39E2"/>
    <w:p w14:paraId="2DBFA15F" w14:textId="0A61831B" w:rsidR="00226AE9" w:rsidRPr="00226AE9" w:rsidRDefault="00226AE9" w:rsidP="003B39E2">
      <w:pPr>
        <w:rPr>
          <w:b/>
          <w:bCs/>
        </w:rPr>
      </w:pPr>
      <w:r w:rsidRPr="00226AE9">
        <w:rPr>
          <w:b/>
          <w:bCs/>
        </w:rPr>
        <w:t xml:space="preserve">UNGA HLM and WHO Best and Quick Buys has been added to the introduction, p. 5. </w:t>
      </w:r>
    </w:p>
    <w:p w14:paraId="6A2EB564" w14:textId="77777777" w:rsidR="003B39E2" w:rsidRDefault="003B39E2" w:rsidP="00B723EC"/>
    <w:p w14:paraId="4BCEA0A2" w14:textId="2F25FFA2" w:rsidR="003B39E2" w:rsidRDefault="003B39E2" w:rsidP="003B39E2">
      <w:r>
        <w:rPr>
          <w:rFonts w:ascii="Segoe UI Symbol" w:hAnsi="Segoe UI Symbol" w:cs="Segoe UI Symbol"/>
        </w:rPr>
        <w:t>⁃</w:t>
      </w:r>
      <w:r>
        <w:t xml:space="preserve"> Introduction, first sentence of p2: Please expound on "healthcare expenditure increasing rapidly across the EU" with some years and numbers. </w:t>
      </w:r>
    </w:p>
    <w:p w14:paraId="1A4E603C" w14:textId="77777777" w:rsidR="003B39E2" w:rsidRDefault="003B39E2" w:rsidP="00B723EC"/>
    <w:p w14:paraId="50380463" w14:textId="0A503114" w:rsidR="00226AE9" w:rsidRPr="00226AE9" w:rsidRDefault="00226AE9" w:rsidP="00B723EC">
      <w:pPr>
        <w:rPr>
          <w:b/>
          <w:bCs/>
        </w:rPr>
      </w:pPr>
      <w:r w:rsidRPr="00226AE9">
        <w:rPr>
          <w:b/>
          <w:bCs/>
        </w:rPr>
        <w:t xml:space="preserve">This sentence now reads, p. 5: </w:t>
      </w:r>
      <w:r>
        <w:rPr>
          <w:b/>
          <w:bCs/>
        </w:rPr>
        <w:t>“</w:t>
      </w:r>
      <w:r w:rsidRPr="00226AE9">
        <w:rPr>
          <w:b/>
          <w:bCs/>
          <w:i/>
          <w:iCs/>
          <w:lang w:eastAsia="ar-SA"/>
        </w:rPr>
        <w:t>With healthcare expenditure having increased by 45% in the EU between 2014-2023,</w:t>
      </w:r>
      <w:r w:rsidRPr="00226AE9">
        <w:rPr>
          <w:b/>
          <w:bCs/>
          <w:i/>
          <w:iCs/>
          <w:lang w:eastAsia="ar-SA"/>
        </w:rPr>
        <w:fldChar w:fldCharType="begin"/>
      </w:r>
      <w:r w:rsidRPr="00226AE9">
        <w:rPr>
          <w:b/>
          <w:bCs/>
          <w:i/>
          <w:iCs/>
          <w:lang w:eastAsia="ar-SA"/>
        </w:rPr>
        <w:instrText xml:space="preserve"> ADDIN ZOTERO_ITEM CSL_CITATION {"citationID":"a1fih4f2tnk","properties":{"formattedCitation":"\\super 6\\nosupersub{}","plainCitation":"6","noteIndex":0},"citationItems":[{"id":11446,"uris":["http://zotero.org/users/4846295/items/YYBI5RRB"],"itemData":{"id":11446,"type":"dataset","title":"Healthcare expenditure statistics - overview","URL":"https://ec.europa.eu/eurostat/statistics-explained/index.php?oldid=624730","author":[{"family":"Eurostat","given":""}],"accessed":{"date-parts":[["2025",11,25]]},"issued":{"date-parts":[["2025"]]}}}],"schema":"https://github.com/citation-style-language/schema/raw/master/csl-citation.json"} </w:instrText>
      </w:r>
      <w:r w:rsidRPr="00226AE9">
        <w:rPr>
          <w:b/>
          <w:bCs/>
          <w:i/>
          <w:iCs/>
          <w:lang w:eastAsia="ar-SA"/>
        </w:rPr>
        <w:fldChar w:fldCharType="separate"/>
      </w:r>
      <w:r w:rsidRPr="00226AE9">
        <w:rPr>
          <w:rFonts w:ascii="Times New Roman" w:hAnsi="Times New Roman" w:cs="Times New Roman"/>
          <w:b/>
          <w:bCs/>
          <w:i/>
          <w:iCs/>
          <w:sz w:val="20"/>
          <w:vertAlign w:val="superscript"/>
          <w:lang w:val="en-US"/>
        </w:rPr>
        <w:t>6</w:t>
      </w:r>
      <w:r w:rsidRPr="00226AE9">
        <w:rPr>
          <w:b/>
          <w:bCs/>
          <w:i/>
          <w:iCs/>
          <w:lang w:eastAsia="ar-SA"/>
        </w:rPr>
        <w:fldChar w:fldCharType="end"/>
      </w:r>
      <w:r w:rsidRPr="00226AE9">
        <w:rPr>
          <w:b/>
          <w:bCs/>
          <w:i/>
          <w:iCs/>
          <w:lang w:eastAsia="ar-SA"/>
        </w:rPr>
        <w:t xml:space="preserve"> reducing population exposure to the leading preventable NCD risk factors is an increasingly salient concern of health policy.</w:t>
      </w:r>
      <w:r>
        <w:rPr>
          <w:b/>
          <w:bCs/>
          <w:lang w:eastAsia="ar-SA"/>
        </w:rPr>
        <w:t>”</w:t>
      </w:r>
    </w:p>
    <w:p w14:paraId="62854E9E" w14:textId="77777777" w:rsidR="00226AE9" w:rsidRDefault="00226AE9" w:rsidP="00B723EC"/>
    <w:p w14:paraId="76359843" w14:textId="63F02172" w:rsidR="003B39E2" w:rsidRDefault="003B39E2" w:rsidP="003B39E2">
      <w:r>
        <w:rPr>
          <w:rFonts w:ascii="Segoe UI Symbol" w:hAnsi="Segoe UI Symbol" w:cs="Segoe UI Symbol"/>
        </w:rPr>
        <w:t>⁃</w:t>
      </w:r>
      <w:r>
        <w:t xml:space="preserve"> Abstract: Please include the country with the funding statement in the abstract. </w:t>
      </w:r>
    </w:p>
    <w:p w14:paraId="48092C3F" w14:textId="77777777" w:rsidR="000B7391" w:rsidRDefault="000B7391" w:rsidP="003B39E2"/>
    <w:p w14:paraId="6B1DD188" w14:textId="7E6C6BD8" w:rsidR="000B7391" w:rsidRPr="000B7391" w:rsidRDefault="000B7391" w:rsidP="003B39E2">
      <w:pPr>
        <w:rPr>
          <w:b/>
          <w:bCs/>
        </w:rPr>
      </w:pPr>
      <w:r w:rsidRPr="000B7391">
        <w:rPr>
          <w:b/>
          <w:bCs/>
        </w:rPr>
        <w:lastRenderedPageBreak/>
        <w:t>Added.</w:t>
      </w:r>
    </w:p>
    <w:p w14:paraId="1F50E2B3" w14:textId="77777777" w:rsidR="003B39E2" w:rsidRDefault="003B39E2" w:rsidP="003B39E2"/>
    <w:p w14:paraId="72D359F1" w14:textId="20722A58" w:rsidR="008568B4" w:rsidRDefault="008568B4" w:rsidP="008568B4">
      <w:r>
        <w:rPr>
          <w:rFonts w:ascii="Segoe UI Symbol" w:hAnsi="Segoe UI Symbol" w:cs="Segoe UI Symbol"/>
        </w:rPr>
        <w:t>⁃</w:t>
      </w:r>
      <w:r>
        <w:t xml:space="preserve"> Research in Context: Would recommend that this section focus more on the evidence than the search strategy. </w:t>
      </w:r>
    </w:p>
    <w:p w14:paraId="636F1D00" w14:textId="77777777" w:rsidR="000B7391" w:rsidRDefault="000B7391" w:rsidP="008568B4"/>
    <w:p w14:paraId="151C1F20" w14:textId="21245701" w:rsidR="000B7391" w:rsidRPr="000B7391" w:rsidRDefault="000B7391" w:rsidP="008568B4">
      <w:pPr>
        <w:rPr>
          <w:b/>
          <w:bCs/>
        </w:rPr>
      </w:pPr>
      <w:r w:rsidRPr="000B7391">
        <w:rPr>
          <w:b/>
          <w:bCs/>
        </w:rPr>
        <w:t>Revised.</w:t>
      </w:r>
    </w:p>
    <w:p w14:paraId="5BADA209" w14:textId="77777777" w:rsidR="008568B4" w:rsidRDefault="008568B4" w:rsidP="003B39E2">
      <w:pPr>
        <w:rPr>
          <w:rFonts w:ascii="Segoe UI Symbol" w:hAnsi="Segoe UI Symbol" w:cs="Segoe UI Symbol"/>
        </w:rPr>
      </w:pPr>
    </w:p>
    <w:p w14:paraId="0CC2E9EC" w14:textId="77777777" w:rsidR="000B7391" w:rsidRDefault="003B39E2" w:rsidP="003B39E2">
      <w:pPr>
        <w:rPr>
          <w:b/>
          <w:bCs/>
        </w:rPr>
      </w:pPr>
      <w:r>
        <w:rPr>
          <w:rFonts w:ascii="Segoe UI Symbol" w:hAnsi="Segoe UI Symbol" w:cs="Segoe UI Symbol"/>
        </w:rPr>
        <w:t>⁃</w:t>
      </w:r>
      <w:r>
        <w:t xml:space="preserve"> Introduction, line 1: In regard to "progress in life expectancy has slowed," was this slow-down not also due to COVID-19? </w:t>
      </w:r>
    </w:p>
    <w:p w14:paraId="5EC616CE" w14:textId="77777777" w:rsidR="000B7391" w:rsidRDefault="000B7391" w:rsidP="003B39E2">
      <w:pPr>
        <w:rPr>
          <w:b/>
          <w:bCs/>
        </w:rPr>
      </w:pPr>
    </w:p>
    <w:p w14:paraId="011F4398" w14:textId="2C94AD38" w:rsidR="003B39E2" w:rsidRDefault="008568B4" w:rsidP="003B39E2">
      <w:r>
        <w:rPr>
          <w:b/>
          <w:bCs/>
        </w:rPr>
        <w:t xml:space="preserve">Progress in life expectancy was already </w:t>
      </w:r>
      <w:r w:rsidR="00A33B00">
        <w:rPr>
          <w:b/>
          <w:bCs/>
        </w:rPr>
        <w:t>lower</w:t>
      </w:r>
      <w:r>
        <w:rPr>
          <w:b/>
          <w:bCs/>
        </w:rPr>
        <w:t xml:space="preserve"> in the period 2011-2019 as compared to 1990-2010, and thus </w:t>
      </w:r>
      <w:r w:rsidR="00A33B00">
        <w:rPr>
          <w:b/>
          <w:bCs/>
        </w:rPr>
        <w:t xml:space="preserve">slowed </w:t>
      </w:r>
      <w:r>
        <w:rPr>
          <w:b/>
          <w:bCs/>
        </w:rPr>
        <w:t>prior to the COVID-19 pandemic</w:t>
      </w:r>
      <w:r w:rsidR="00A33B00">
        <w:rPr>
          <w:b/>
          <w:bCs/>
        </w:rPr>
        <w:t xml:space="preserve"> (reference indicated in text)</w:t>
      </w:r>
      <w:r>
        <w:rPr>
          <w:b/>
          <w:bCs/>
        </w:rPr>
        <w:t xml:space="preserve">. </w:t>
      </w:r>
    </w:p>
    <w:p w14:paraId="41F4C3F3" w14:textId="77777777" w:rsidR="003B39E2" w:rsidRDefault="003B39E2" w:rsidP="003B39E2">
      <w:pPr>
        <w:rPr>
          <w:rFonts w:ascii="Segoe UI Symbol" w:hAnsi="Segoe UI Symbol" w:cs="Segoe UI Symbol"/>
        </w:rPr>
      </w:pPr>
    </w:p>
    <w:p w14:paraId="2770DE6F" w14:textId="3BE1E074" w:rsidR="003B39E2" w:rsidRDefault="003B39E2" w:rsidP="003B39E2">
      <w:r>
        <w:rPr>
          <w:rFonts w:ascii="Segoe UI Symbol" w:hAnsi="Segoe UI Symbol" w:cs="Segoe UI Symbol"/>
        </w:rPr>
        <w:t>⁃</w:t>
      </w:r>
      <w:r>
        <w:t xml:space="preserve"> Methods: Please include a statement that IRB approval was not required. </w:t>
      </w:r>
    </w:p>
    <w:p w14:paraId="55222676" w14:textId="77777777" w:rsidR="008B60FB" w:rsidRDefault="008B60FB" w:rsidP="003B39E2"/>
    <w:p w14:paraId="696EFFD5" w14:textId="6C166B2F" w:rsidR="008B60FB" w:rsidRPr="008B60FB" w:rsidRDefault="008B60FB" w:rsidP="003B39E2">
      <w:pPr>
        <w:rPr>
          <w:b/>
          <w:bCs/>
        </w:rPr>
      </w:pPr>
      <w:r w:rsidRPr="008B60FB">
        <w:rPr>
          <w:b/>
          <w:bCs/>
        </w:rPr>
        <w:t>Added (p. 6)</w:t>
      </w:r>
    </w:p>
    <w:p w14:paraId="45476A2D" w14:textId="77777777" w:rsidR="003B39E2" w:rsidRDefault="003B39E2" w:rsidP="003B39E2">
      <w:pPr>
        <w:rPr>
          <w:rFonts w:ascii="Segoe UI Symbol" w:hAnsi="Segoe UI Symbol" w:cs="Segoe UI Symbol"/>
        </w:rPr>
      </w:pPr>
    </w:p>
    <w:p w14:paraId="297544BC" w14:textId="77777777" w:rsidR="008B60FB" w:rsidRDefault="003B39E2" w:rsidP="003B39E2">
      <w:r>
        <w:rPr>
          <w:rFonts w:ascii="Segoe UI Symbol" w:hAnsi="Segoe UI Symbol" w:cs="Segoe UI Symbol"/>
        </w:rPr>
        <w:t>⁃</w:t>
      </w:r>
      <w:r>
        <w:t xml:space="preserve"> Figure 1: The colors included in the key do not appear match the colors of the figure; recommend swapping the index percentile colors for a fluid range of colors corresponding to the numerical range of the index. </w:t>
      </w:r>
    </w:p>
    <w:p w14:paraId="671EBC31" w14:textId="77777777" w:rsidR="008B60FB" w:rsidRDefault="008B60FB" w:rsidP="003B39E2"/>
    <w:p w14:paraId="3012155A" w14:textId="215AB34D" w:rsidR="003B39E2" w:rsidRPr="008B60FB" w:rsidRDefault="008B60FB" w:rsidP="003B39E2">
      <w:pPr>
        <w:rPr>
          <w:b/>
          <w:bCs/>
        </w:rPr>
      </w:pPr>
      <w:r w:rsidRPr="008B60FB">
        <w:rPr>
          <w:b/>
          <w:bCs/>
        </w:rPr>
        <w:t xml:space="preserve">Presentation of color scale </w:t>
      </w:r>
      <w:r>
        <w:rPr>
          <w:b/>
          <w:bCs/>
        </w:rPr>
        <w:t xml:space="preserve">is now continuous. </w:t>
      </w:r>
    </w:p>
    <w:p w14:paraId="00B05FB4" w14:textId="77777777" w:rsidR="003B39E2" w:rsidRDefault="003B39E2" w:rsidP="00B723EC"/>
    <w:p w14:paraId="3DCCF3DF" w14:textId="1FF2B78C" w:rsidR="003B39E2" w:rsidRDefault="003B39E2" w:rsidP="00B723EC">
      <w:commentRangeStart w:id="37"/>
      <w:r>
        <w:t xml:space="preserve">On </w:t>
      </w:r>
      <w:commentRangeEnd w:id="37"/>
      <w:r w:rsidR="00D4498E">
        <w:rPr>
          <w:rStyle w:val="CommentReference"/>
          <w:sz w:val="24"/>
          <w:szCs w:val="24"/>
        </w:rPr>
        <w:commentReference w:id="37"/>
      </w:r>
      <w:r>
        <w:t xml:space="preserve">the Introduction and the disconnect among policies that tackle risk factors, I recommend the (quite old) article by David Wilsford on path dependency. It provides a framework to analyse the difficulties of altering policies on risk factors reduction (Wilsford D. Path Dependency, or Why History Makes It Difficult but Not Impossible to Reform Health Care Systems in a Big Way. Journal of Public Policy. 1994;14(3):251-283. ) </w:t>
      </w:r>
    </w:p>
    <w:p w14:paraId="796560F5" w14:textId="77777777" w:rsidR="003B39E2" w:rsidRDefault="003B39E2" w:rsidP="00B723EC"/>
    <w:p w14:paraId="432355BD" w14:textId="524ED9FA" w:rsidR="008B60FB" w:rsidRPr="00AE2005" w:rsidRDefault="00615213" w:rsidP="00B723EC">
      <w:r>
        <w:rPr>
          <w:b/>
          <w:bCs/>
        </w:rPr>
        <w:t xml:space="preserve">We have now included Germany as a relevant case, where increasing financial strain and political pressure helped to start a health policy transformation. We believe that this case is highly relevant to Wilsford theory but did not include this reference given limited numbers of reference. </w:t>
      </w:r>
      <w:r w:rsidR="00AE2005" w:rsidRPr="00AE2005">
        <w:rPr>
          <w:highlight w:val="yellow"/>
        </w:rPr>
        <w:t xml:space="preserve">@ </w:t>
      </w:r>
      <w:r w:rsidRPr="00AE2005">
        <w:rPr>
          <w:highlight w:val="yellow"/>
        </w:rPr>
        <w:t>Oliver, Sophie</w:t>
      </w:r>
    </w:p>
    <w:p w14:paraId="4B444E62" w14:textId="77777777" w:rsidR="008B60FB" w:rsidRDefault="008B60FB" w:rsidP="00B723EC"/>
    <w:p w14:paraId="24E2B4DF" w14:textId="77777777" w:rsidR="003B39E2" w:rsidRDefault="003B39E2" w:rsidP="003B39E2">
      <w:r>
        <w:t>There are nonetheless international initiatives on the former, which do not seem to be taken into account (note that I am not affiliated with these initiatives, so this is not self-promotion):</w:t>
      </w:r>
    </w:p>
    <w:p w14:paraId="2841973F" w14:textId="77777777" w:rsidR="003B39E2" w:rsidRDefault="003B39E2" w:rsidP="003B39E2">
      <w:r>
        <w:t>- https://www.thelancet.com/journals/lanepe/article/PIIS2666-7762(22)00218-6/fulltext</w:t>
      </w:r>
    </w:p>
    <w:p w14:paraId="77540341" w14:textId="56CABF9C" w:rsidR="003B39E2" w:rsidRDefault="003B39E2" w:rsidP="003B39E2">
      <w:r>
        <w:t xml:space="preserve">- </w:t>
      </w:r>
      <w:hyperlink r:id="rId8" w:history="1">
        <w:r w:rsidRPr="00F15BB1">
          <w:rPr>
            <w:rStyle w:val="Hyperlink"/>
          </w:rPr>
          <w:t>https://www.jpi-pen.eu/pa-epi.html</w:t>
        </w:r>
      </w:hyperlink>
      <w:r>
        <w:t xml:space="preserve"> </w:t>
      </w:r>
    </w:p>
    <w:p w14:paraId="2702CFC7" w14:textId="77777777" w:rsidR="003B39E2" w:rsidRDefault="003B39E2" w:rsidP="00B723EC"/>
    <w:p w14:paraId="3F82EE35" w14:textId="5C0D2534" w:rsidR="008B60FB" w:rsidRDefault="008B60FB" w:rsidP="008B60FB">
      <w:r w:rsidRPr="008B60FB">
        <w:rPr>
          <w:b/>
          <w:bCs/>
        </w:rPr>
        <w:t xml:space="preserve">See above: </w:t>
      </w:r>
      <w:r w:rsidRPr="00453871">
        <w:rPr>
          <w:b/>
          <w:bCs/>
        </w:rPr>
        <w:t>We have now</w:t>
      </w:r>
      <w:r>
        <w:rPr>
          <w:b/>
          <w:bCs/>
        </w:rPr>
        <w:t xml:space="preserve"> added an overview table, where we summarise available policy indices that were identified in the scoping review (see Supplementary Material </w:t>
      </w:r>
      <w:r>
        <w:rPr>
          <w:b/>
          <w:bCs/>
        </w:rPr>
        <w:lastRenderedPageBreak/>
        <w:t>1, S1). We have further indicated that prior indices, including for unhealthy dietary patterns and physical activity, helped to inform our scales (methods, p. 6).</w:t>
      </w:r>
    </w:p>
    <w:p w14:paraId="23652ED2" w14:textId="77777777" w:rsidR="008B60FB" w:rsidRDefault="008B60FB" w:rsidP="00B723EC"/>
    <w:p w14:paraId="69C7DAE6" w14:textId="2B4B5E44" w:rsidR="00D8054D" w:rsidRDefault="00D8054D" w:rsidP="00D8054D">
      <w:r>
        <w:t xml:space="preserve">P4: NDC risk factors </w:t>
      </w:r>
    </w:p>
    <w:p w14:paraId="213065F3" w14:textId="77777777" w:rsidR="00615213" w:rsidRDefault="00615213" w:rsidP="00D8054D"/>
    <w:p w14:paraId="6B698D93" w14:textId="6880CBCB" w:rsidR="00615213" w:rsidRPr="00615213" w:rsidRDefault="00615213" w:rsidP="00D8054D">
      <w:pPr>
        <w:rPr>
          <w:b/>
          <w:bCs/>
        </w:rPr>
      </w:pPr>
      <w:r>
        <w:rPr>
          <w:b/>
          <w:bCs/>
        </w:rPr>
        <w:t>Added</w:t>
      </w:r>
      <w:r w:rsidRPr="00615213">
        <w:rPr>
          <w:b/>
          <w:bCs/>
        </w:rPr>
        <w:t xml:space="preserve">. </w:t>
      </w:r>
    </w:p>
    <w:p w14:paraId="2FEEABC4" w14:textId="77777777" w:rsidR="00D8054D" w:rsidRDefault="00D8054D" w:rsidP="00D8054D"/>
    <w:p w14:paraId="3325A543" w14:textId="7FD366E4" w:rsidR="00D8054D" w:rsidRDefault="00D8054D" w:rsidP="00D8054D">
      <w:r>
        <w:t xml:space="preserve">P4, P11: spell out DACH </w:t>
      </w:r>
    </w:p>
    <w:p w14:paraId="0C3246BA" w14:textId="77777777" w:rsidR="00D8054D" w:rsidRDefault="00D8054D" w:rsidP="00B723EC"/>
    <w:p w14:paraId="47DCF5AA" w14:textId="02C95BCB" w:rsidR="00615213" w:rsidRDefault="00615213" w:rsidP="00B723EC">
      <w:pPr>
        <w:rPr>
          <w:b/>
          <w:bCs/>
        </w:rPr>
      </w:pPr>
      <w:r>
        <w:rPr>
          <w:b/>
          <w:bCs/>
        </w:rPr>
        <w:t>Added</w:t>
      </w:r>
      <w:r w:rsidRPr="00615213">
        <w:rPr>
          <w:b/>
          <w:bCs/>
        </w:rPr>
        <w:t>.</w:t>
      </w:r>
    </w:p>
    <w:p w14:paraId="1EEBA383" w14:textId="77777777" w:rsidR="00615213" w:rsidRDefault="00615213" w:rsidP="00B723EC"/>
    <w:p w14:paraId="1301E0E0" w14:textId="32CA175C" w:rsidR="006666DB" w:rsidRDefault="006666DB" w:rsidP="006666DB">
      <w:r>
        <w:t>P7: five domains are introduced; it would be relevant to give a rationale for this choice; e.g., why are availability or formulation/composition not a domain?</w:t>
      </w:r>
      <w:r w:rsidR="004854A1">
        <w:t xml:space="preserve"> </w:t>
      </w:r>
    </w:p>
    <w:p w14:paraId="715E7656" w14:textId="4A1CA586" w:rsidR="006666DB" w:rsidRDefault="006666DB" w:rsidP="006666DB"/>
    <w:p w14:paraId="1F1EFC53" w14:textId="30642D39" w:rsidR="00615213" w:rsidRDefault="00615213" w:rsidP="006666DB">
      <w:r>
        <w:rPr>
          <w:b/>
          <w:bCs/>
        </w:rPr>
        <w:t>Added (p. 7)</w:t>
      </w:r>
      <w:r w:rsidRPr="00615213">
        <w:rPr>
          <w:b/>
          <w:bCs/>
        </w:rPr>
        <w:t>.</w:t>
      </w:r>
    </w:p>
    <w:p w14:paraId="051FDF67" w14:textId="77777777" w:rsidR="00615213" w:rsidRDefault="00615213" w:rsidP="006666DB"/>
    <w:p w14:paraId="74B504FB" w14:textId="0E27AE6A" w:rsidR="006666DB" w:rsidRDefault="006666DB" w:rsidP="006666DB">
      <w:r>
        <w:t xml:space="preserve">P8: for unhealthy dietary patterns, the weight is 1/6, while the footnote says the weights are given in % </w:t>
      </w:r>
    </w:p>
    <w:p w14:paraId="6DDD2DE1" w14:textId="77777777" w:rsidR="00615213" w:rsidRDefault="00615213" w:rsidP="006666DB"/>
    <w:p w14:paraId="089F7176" w14:textId="6EF73778" w:rsidR="00615213" w:rsidRPr="00615213" w:rsidRDefault="00615213" w:rsidP="006666DB">
      <w:pPr>
        <w:rPr>
          <w:b/>
          <w:bCs/>
        </w:rPr>
      </w:pPr>
      <w:r w:rsidRPr="00615213">
        <w:rPr>
          <w:b/>
          <w:bCs/>
        </w:rPr>
        <w:t>Modified to decimals for all subscales.</w:t>
      </w:r>
    </w:p>
    <w:p w14:paraId="5F8D02EC" w14:textId="77777777" w:rsidR="006666DB" w:rsidRDefault="006666DB" w:rsidP="006666DB"/>
    <w:p w14:paraId="7F124B41" w14:textId="0C7D583E" w:rsidR="006666DB" w:rsidRDefault="006666DB" w:rsidP="006666DB">
      <w:r>
        <w:t xml:space="preserve">P9: which reference population was used for the age-standardised rates? Was the same reference population used throughout? </w:t>
      </w:r>
      <w:r>
        <w:rPr>
          <w:highlight w:val="yellow"/>
        </w:rPr>
        <w:t>@Jakob</w:t>
      </w:r>
    </w:p>
    <w:p w14:paraId="52A0918C" w14:textId="77777777" w:rsidR="00B723EC" w:rsidRDefault="00B723EC" w:rsidP="00B723EC">
      <w:pPr>
        <w:rPr>
          <w:b/>
          <w:bCs/>
        </w:rPr>
      </w:pPr>
    </w:p>
    <w:p w14:paraId="536322A3" w14:textId="77777777" w:rsidR="003B39E2" w:rsidRDefault="003B39E2" w:rsidP="00B723EC">
      <w:pPr>
        <w:rPr>
          <w:b/>
          <w:bCs/>
        </w:rPr>
      </w:pPr>
    </w:p>
    <w:p w14:paraId="287EE719" w14:textId="003693E3" w:rsidR="00E80596" w:rsidRPr="00C32169" w:rsidRDefault="00E80596" w:rsidP="00E80596">
      <w:pPr>
        <w:rPr>
          <w:u w:val="single"/>
        </w:rPr>
      </w:pPr>
      <w:r w:rsidRPr="00C32169">
        <w:rPr>
          <w:u w:val="single"/>
        </w:rPr>
        <w:t xml:space="preserve">Comments </w:t>
      </w:r>
      <w:r w:rsidR="00CA72EE">
        <w:rPr>
          <w:u w:val="single"/>
        </w:rPr>
        <w:t>that did not lead to changes in the</w:t>
      </w:r>
      <w:r w:rsidRPr="00C32169">
        <w:rPr>
          <w:u w:val="single"/>
        </w:rPr>
        <w:t xml:space="preserve"> new manuscript version: </w:t>
      </w:r>
    </w:p>
    <w:p w14:paraId="10840F8D" w14:textId="6FD00D0C" w:rsidR="00B723EC" w:rsidRDefault="00B723EC" w:rsidP="00B723EC">
      <w:pPr>
        <w:rPr>
          <w:b/>
          <w:bCs/>
        </w:rPr>
      </w:pPr>
    </w:p>
    <w:p w14:paraId="019CAE7F" w14:textId="77777777" w:rsidR="003740EE" w:rsidRDefault="003740EE" w:rsidP="003740EE">
      <w:pPr>
        <w:rPr>
          <w:b/>
          <w:bCs/>
        </w:rPr>
      </w:pPr>
      <w:r>
        <w:t>While different methodology and indicators have been applied, it would have been an interesting measure of robustness for these scores to see how the PHI compare with the other scores in the ranking of countries (by quartile or quintile). High degree of agreement would have been an indication of robustness of findings, while potential causes of disagreement could have been discussed. None of this previous literature is cited in this paper.</w:t>
      </w:r>
    </w:p>
    <w:p w14:paraId="72DEFF8C" w14:textId="77777777" w:rsidR="003740EE" w:rsidRDefault="003740EE" w:rsidP="003740EE">
      <w:pPr>
        <w:rPr>
          <w:b/>
          <w:bCs/>
        </w:rPr>
      </w:pPr>
    </w:p>
    <w:p w14:paraId="6FFE8DA7" w14:textId="469D469B" w:rsidR="003740EE" w:rsidRDefault="00C32169" w:rsidP="003740EE">
      <w:r>
        <w:rPr>
          <w:b/>
          <w:bCs/>
        </w:rPr>
        <w:t>We have</w:t>
      </w:r>
      <w:r w:rsidR="003740EE">
        <w:rPr>
          <w:b/>
          <w:bCs/>
        </w:rPr>
        <w:t xml:space="preserve"> considered </w:t>
      </w:r>
      <w:r>
        <w:rPr>
          <w:b/>
          <w:bCs/>
        </w:rPr>
        <w:t xml:space="preserve">a </w:t>
      </w:r>
      <w:r w:rsidR="003740EE">
        <w:rPr>
          <w:b/>
          <w:bCs/>
        </w:rPr>
        <w:t xml:space="preserve">comparison of </w:t>
      </w:r>
      <w:r>
        <w:rPr>
          <w:b/>
          <w:bCs/>
        </w:rPr>
        <w:t xml:space="preserve">the PHI with available </w:t>
      </w:r>
      <w:r w:rsidR="003740EE">
        <w:rPr>
          <w:b/>
          <w:bCs/>
        </w:rPr>
        <w:t xml:space="preserve">composite measures. However, </w:t>
      </w:r>
      <w:r>
        <w:rPr>
          <w:b/>
          <w:bCs/>
        </w:rPr>
        <w:t>given very few available indices, we did not include such a comparison. First, the NCD-PM</w:t>
      </w:r>
      <w:r w:rsidR="003740EE">
        <w:rPr>
          <w:b/>
          <w:bCs/>
        </w:rPr>
        <w:t xml:space="preserve"> does not provide a scoring or country ranking that could be used</w:t>
      </w:r>
      <w:r>
        <w:rPr>
          <w:b/>
          <w:bCs/>
        </w:rPr>
        <w:t xml:space="preserve"> for comparison</w:t>
      </w:r>
      <w:r w:rsidR="003740EE">
        <w:rPr>
          <w:b/>
          <w:bCs/>
        </w:rPr>
        <w:t>.</w:t>
      </w:r>
      <w:r>
        <w:rPr>
          <w:b/>
          <w:bCs/>
        </w:rPr>
        <w:t xml:space="preserve"> Second,</w:t>
      </w:r>
      <w:r w:rsidR="003740EE">
        <w:rPr>
          <w:b/>
          <w:bCs/>
        </w:rPr>
        <w:t xml:space="preserve"> Mackenbach &amp; Kee </w:t>
      </w:r>
      <w:r>
        <w:rPr>
          <w:b/>
          <w:bCs/>
        </w:rPr>
        <w:t xml:space="preserve">2013 </w:t>
      </w:r>
      <w:r w:rsidR="003740EE">
        <w:rPr>
          <w:b/>
          <w:bCs/>
        </w:rPr>
        <w:t>used data from 2008</w:t>
      </w:r>
      <w:r>
        <w:rPr>
          <w:b/>
          <w:bCs/>
        </w:rPr>
        <w:t xml:space="preserve">. Since then, </w:t>
      </w:r>
      <w:r w:rsidR="003740EE">
        <w:rPr>
          <w:b/>
          <w:bCs/>
        </w:rPr>
        <w:t>there has been considerable progress in at least some countries and policy areas</w:t>
      </w:r>
      <w:r>
        <w:rPr>
          <w:b/>
          <w:bCs/>
        </w:rPr>
        <w:t xml:space="preserve"> (e.g., alcohol policy in the Baltics)</w:t>
      </w:r>
      <w:r w:rsidR="003740EE">
        <w:rPr>
          <w:b/>
          <w:bCs/>
        </w:rPr>
        <w:t>.</w:t>
      </w:r>
      <w:r>
        <w:rPr>
          <w:b/>
          <w:bCs/>
        </w:rPr>
        <w:t xml:space="preserve"> Morever, Mackenbach &amp; Kee also included exposure and outcome measures, which makes their assessment conceptually different from ours. </w:t>
      </w:r>
    </w:p>
    <w:p w14:paraId="63565235" w14:textId="76F1967C" w:rsidR="003740EE" w:rsidRPr="00B723EC" w:rsidRDefault="003740EE" w:rsidP="00C32169">
      <w:pPr>
        <w:tabs>
          <w:tab w:val="left" w:pos="1545"/>
        </w:tabs>
        <w:rPr>
          <w:b/>
          <w:bCs/>
        </w:rPr>
      </w:pPr>
    </w:p>
    <w:p w14:paraId="12F8A5DA" w14:textId="0319D16E" w:rsidR="00B723EC" w:rsidRDefault="00B723EC" w:rsidP="00B723EC">
      <w:r>
        <w:t xml:space="preserve">1. The scale 0-100% has obvious advantages (ease of use being one). The challenge is validation. This is especially important to address when one of the subscales (tobacco) </w:t>
      </w:r>
      <w:r>
        <w:lastRenderedPageBreak/>
        <w:t>hasn't even been validated itself (Supplementary S2, Tobacco). There's no classic outcome measure making validation even more of an issue.</w:t>
      </w:r>
    </w:p>
    <w:p w14:paraId="67FF4F4B" w14:textId="77777777" w:rsidR="00B723EC" w:rsidRDefault="00B723EC" w:rsidP="00B723EC"/>
    <w:p w14:paraId="4D24C110" w14:textId="78A90072" w:rsidR="00DF618E" w:rsidRPr="00F4792F" w:rsidRDefault="00F4792F" w:rsidP="00B723EC">
      <w:pPr>
        <w:rPr>
          <w:b/>
          <w:bCs/>
        </w:rPr>
      </w:pPr>
      <w:r w:rsidRPr="00F4792F">
        <w:rPr>
          <w:b/>
          <w:bCs/>
        </w:rPr>
        <w:t xml:space="preserve">We agree that this is a limitation of our study. We nevertheless believe that it is a valuable addition to public health research and practice. </w:t>
      </w:r>
    </w:p>
    <w:p w14:paraId="6767D892" w14:textId="77777777" w:rsidR="00DF618E" w:rsidRDefault="00DF618E" w:rsidP="00B723EC"/>
    <w:p w14:paraId="4891EBCD" w14:textId="77777777" w:rsidR="00B723EC" w:rsidRDefault="00B723EC" w:rsidP="00B723EC">
      <w:r>
        <w:t>2. The public health index (PHI) hasn't been developed statistically, in contrast to comment#1 is a drawback. Table S16 (nutrition) scores one for all six policy indicators. Where lies the statistical underpinning?</w:t>
      </w:r>
    </w:p>
    <w:p w14:paraId="5B1A7F5A" w14:textId="77777777" w:rsidR="00B723EC" w:rsidRDefault="00B723EC" w:rsidP="00B723EC"/>
    <w:p w14:paraId="0318344A" w14:textId="197EF39D" w:rsidR="00F4792F" w:rsidRPr="000223B8" w:rsidRDefault="00297ECD" w:rsidP="00B723EC">
      <w:pPr>
        <w:rPr>
          <w:b/>
          <w:bCs/>
        </w:rPr>
      </w:pPr>
      <w:r w:rsidRPr="000223B8">
        <w:rPr>
          <w:b/>
          <w:bCs/>
        </w:rPr>
        <w:t xml:space="preserve">Policy </w:t>
      </w:r>
      <w:r w:rsidR="000223B8">
        <w:rPr>
          <w:b/>
          <w:bCs/>
        </w:rPr>
        <w:t>scales such as the PHI</w:t>
      </w:r>
      <w:r w:rsidRPr="000223B8">
        <w:rPr>
          <w:b/>
          <w:bCs/>
        </w:rPr>
        <w:t xml:space="preserve"> </w:t>
      </w:r>
      <w:r w:rsidR="000223B8" w:rsidRPr="000223B8">
        <w:rPr>
          <w:b/>
          <w:bCs/>
        </w:rPr>
        <w:t xml:space="preserve">are usually based on expert assessment and literature review. </w:t>
      </w:r>
    </w:p>
    <w:p w14:paraId="127358DC" w14:textId="77777777" w:rsidR="00F4792F" w:rsidRDefault="00F4792F" w:rsidP="00B723EC"/>
    <w:p w14:paraId="229484A0" w14:textId="77777777" w:rsidR="00B723EC" w:rsidRDefault="00B723EC" w:rsidP="00B723EC">
      <w:r>
        <w:t>7. Illustrate graphically (or statistically) relationships between the PHI and NCD targets (Discussion).</w:t>
      </w:r>
    </w:p>
    <w:p w14:paraId="3B0E2928" w14:textId="77777777" w:rsidR="00B723EC" w:rsidRDefault="00B723EC" w:rsidP="00B723EC"/>
    <w:p w14:paraId="2FCB37F8" w14:textId="66FE3F48" w:rsidR="00FB4A07" w:rsidRPr="001F151F" w:rsidRDefault="001F151F" w:rsidP="00B723EC">
      <w:pPr>
        <w:rPr>
          <w:b/>
          <w:bCs/>
        </w:rPr>
      </w:pPr>
      <w:r>
        <w:rPr>
          <w:b/>
          <w:bCs/>
        </w:rPr>
        <w:t>The relationship between PHI and NCD is shown in Figure 4.</w:t>
      </w:r>
    </w:p>
    <w:p w14:paraId="7F8F6D26" w14:textId="77777777" w:rsidR="00FB4A07" w:rsidRDefault="00FB4A07" w:rsidP="00B723EC"/>
    <w:p w14:paraId="1FBDA219" w14:textId="0F33CF85" w:rsidR="00B723EC" w:rsidRDefault="00B723EC" w:rsidP="00B723EC">
      <w:r>
        <w:t>As several authors were involved in evaluating the subscales, inter- and intra-reliability of assessment would have been of great interest.</w:t>
      </w:r>
    </w:p>
    <w:p w14:paraId="4F03F3BF" w14:textId="77777777" w:rsidR="00B723EC" w:rsidRDefault="00B723EC" w:rsidP="00B723EC"/>
    <w:p w14:paraId="09936580" w14:textId="581AB347" w:rsidR="001F151F" w:rsidRPr="001F151F" w:rsidRDefault="001F151F" w:rsidP="00B723EC">
      <w:pPr>
        <w:rPr>
          <w:b/>
          <w:bCs/>
        </w:rPr>
      </w:pPr>
      <w:r>
        <w:rPr>
          <w:b/>
          <w:bCs/>
        </w:rPr>
        <w:t xml:space="preserve">Evaluation procedures differed by subscale and did not include systematic and blind double screening, which would be required to calculated inter- or intra-reliability. </w:t>
      </w:r>
    </w:p>
    <w:p w14:paraId="629AD0F0" w14:textId="77777777" w:rsidR="001F151F" w:rsidRDefault="001F151F" w:rsidP="00B723EC"/>
    <w:p w14:paraId="5A5305F1" w14:textId="77777777" w:rsidR="00B723EC" w:rsidRDefault="00B723EC" w:rsidP="00B723EC">
      <w:r>
        <w:t>The Physical Inactivity indicators are quite different from the rest, as they seem to refer to broad policy plans instead of specific policies. As a result, there also seems to be less heterogeneity across countries.</w:t>
      </w:r>
    </w:p>
    <w:p w14:paraId="22E024D4" w14:textId="77777777" w:rsidR="00B723EC" w:rsidRDefault="00B723EC" w:rsidP="00B723EC"/>
    <w:p w14:paraId="1A346125" w14:textId="6FD01128" w:rsidR="00EB020C" w:rsidRPr="00EB020C" w:rsidRDefault="00EB020C" w:rsidP="00B723EC">
      <w:pPr>
        <w:rPr>
          <w:b/>
          <w:bCs/>
        </w:rPr>
      </w:pPr>
      <w:r>
        <w:rPr>
          <w:b/>
          <w:bCs/>
        </w:rPr>
        <w:t>Correct. This limitation has been discussed in the methods (p.6) and limitation section (p. 12).</w:t>
      </w:r>
    </w:p>
    <w:p w14:paraId="461A7D04" w14:textId="77777777" w:rsidR="00EB020C" w:rsidRDefault="00EB020C" w:rsidP="00B723EC"/>
    <w:p w14:paraId="4C9807A8" w14:textId="61F98CDD" w:rsidR="00B57CC1" w:rsidRDefault="00B57CC1" w:rsidP="00B57CC1">
      <w:r>
        <w:t xml:space="preserve">6. Simple ways to explore patterns in the data. Spearman's correlation coefficient (scatter plot) could be used to quantify association between (say) tobacco pricing and living environment. </w:t>
      </w:r>
    </w:p>
    <w:p w14:paraId="6A9D8445" w14:textId="77777777" w:rsidR="0056516F" w:rsidRDefault="0056516F" w:rsidP="00B57CC1"/>
    <w:p w14:paraId="62802B8F" w14:textId="295BC0C3" w:rsidR="0056516F" w:rsidRPr="0056516F" w:rsidRDefault="0056516F" w:rsidP="00B57CC1">
      <w:pPr>
        <w:rPr>
          <w:b/>
          <w:bCs/>
        </w:rPr>
      </w:pPr>
      <w:r w:rsidRPr="0056516F">
        <w:rPr>
          <w:b/>
          <w:bCs/>
        </w:rPr>
        <w:t>Our manuscript is already very comprehensive</w:t>
      </w:r>
      <w:r>
        <w:rPr>
          <w:b/>
          <w:bCs/>
        </w:rPr>
        <w:t>,</w:t>
      </w:r>
      <w:r w:rsidRPr="0056516F">
        <w:rPr>
          <w:b/>
          <w:bCs/>
        </w:rPr>
        <w:t xml:space="preserve"> and we do not believe that the suggested </w:t>
      </w:r>
      <w:r>
        <w:rPr>
          <w:b/>
          <w:bCs/>
        </w:rPr>
        <w:t>statistical</w:t>
      </w:r>
      <w:r w:rsidRPr="0056516F">
        <w:rPr>
          <w:b/>
          <w:bCs/>
        </w:rPr>
        <w:t xml:space="preserve"> explorations would be of added value for the current manuscript. </w:t>
      </w:r>
    </w:p>
    <w:p w14:paraId="2D69BD83" w14:textId="77777777" w:rsidR="00B57CC1" w:rsidRDefault="00B57CC1" w:rsidP="00B723EC"/>
    <w:p w14:paraId="02C20533" w14:textId="77777777" w:rsidR="003C021B" w:rsidRDefault="0055696E" w:rsidP="0055696E">
      <w:r>
        <w:rPr>
          <w:rFonts w:ascii="Segoe UI Symbol" w:hAnsi="Segoe UI Symbol" w:cs="Segoe UI Symbol"/>
        </w:rPr>
        <w:t>⁃</w:t>
      </w:r>
      <w:r>
        <w:t xml:space="preserve"> Discussion: Recommendation for this section to provide seminal examples from other parts of the world and regions, e.g. the Scottish alcohol taxation (see https://journal-of-hepatology.eu/retrieve/pii/S0168827823052972), the Mexico sugar tax, efforts in Colombia regarding front-of-label packaging, etc. </w:t>
      </w:r>
    </w:p>
    <w:p w14:paraId="16FB5A66" w14:textId="77777777" w:rsidR="003C021B" w:rsidRDefault="003C021B" w:rsidP="0055696E"/>
    <w:p w14:paraId="093C55C1" w14:textId="4693154B" w:rsidR="0055696E" w:rsidRDefault="003C021B" w:rsidP="00B723EC">
      <w:pPr>
        <w:rPr>
          <w:b/>
          <w:bCs/>
        </w:rPr>
      </w:pPr>
      <w:r>
        <w:rPr>
          <w:b/>
          <w:bCs/>
        </w:rPr>
        <w:lastRenderedPageBreak/>
        <w:t xml:space="preserve">We decided against discussing seminal examples from other world regions, as our focus is on Europe. However, we discuss recent changes in health policy in Germany as a case example. </w:t>
      </w:r>
    </w:p>
    <w:p w14:paraId="5E572AE3" w14:textId="77777777" w:rsidR="003C021B" w:rsidRPr="003C021B" w:rsidRDefault="003C021B" w:rsidP="00B723EC">
      <w:pPr>
        <w:rPr>
          <w:b/>
          <w:bCs/>
        </w:rPr>
      </w:pPr>
    </w:p>
    <w:p w14:paraId="1EBCFD96" w14:textId="77777777" w:rsidR="00C60EDE" w:rsidRDefault="002F4B07" w:rsidP="002F4B07">
      <w:r>
        <w:t xml:space="preserve">I am also missing a discussion on how industry initiatives (cq self-regulation) plays a role in the policy scores. If this is not taken into account, it would be good to make this explicit. </w:t>
      </w:r>
    </w:p>
    <w:p w14:paraId="1B93BC9D" w14:textId="77777777" w:rsidR="00C60EDE" w:rsidRDefault="00C60EDE" w:rsidP="002F4B07"/>
    <w:p w14:paraId="78DAFB3D" w14:textId="53591552" w:rsidR="002F4B07" w:rsidRPr="00C60EDE" w:rsidRDefault="002F4B07" w:rsidP="002F4B07">
      <w:pPr>
        <w:rPr>
          <w:b/>
          <w:bCs/>
        </w:rPr>
      </w:pPr>
      <w:r w:rsidRPr="00C60EDE">
        <w:rPr>
          <w:b/>
          <w:bCs/>
        </w:rPr>
        <w:t xml:space="preserve">As the PHI subscales only include evidence-based policies, industry initiatives were not included. As we clearly indicate that only recommended policies are covered (with all indices available in the supplement), we did not add this additional information to the main text. </w:t>
      </w:r>
    </w:p>
    <w:p w14:paraId="06D6C89E" w14:textId="77777777" w:rsidR="002F4B07" w:rsidRDefault="002F4B07" w:rsidP="00B723EC"/>
    <w:sectPr w:rsidR="002F4B0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rolin Kilian (54344)" w:date="2026-06-01T03:16:00Z" w:initials="CK(">
    <w:p w14:paraId="6D7FB77C" w14:textId="77777777" w:rsidR="00615213" w:rsidRDefault="00615213" w:rsidP="00615213">
      <w:r>
        <w:rPr>
          <w:rStyle w:val="CommentReference"/>
        </w:rPr>
        <w:annotationRef/>
      </w:r>
      <w:r>
        <w:rPr>
          <w:sz w:val="20"/>
          <w:szCs w:val="20"/>
        </w:rPr>
        <w:t xml:space="preserve">Alternatively, we could use children/adolescent obesity: </w:t>
      </w:r>
      <w:hyperlink r:id="rId1" w:history="1">
        <w:r w:rsidRPr="00F233C2">
          <w:rPr>
            <w:rStyle w:val="Hyperlink"/>
            <w:sz w:val="20"/>
            <w:szCs w:val="20"/>
          </w:rPr>
          <w:t>https://www.who.int/data/gho/data/indicators/indicator-details/GHO/prevalence-of-obesity-among-children-and-adolescents-bmi-2-standard-deviations-above-the-median-(crude-estimate)-(-)</w:t>
        </w:r>
      </w:hyperlink>
      <w:r>
        <w:rPr>
          <w:sz w:val="20"/>
          <w:szCs w:val="20"/>
        </w:rPr>
        <w:t xml:space="preserve"> </w:t>
      </w:r>
    </w:p>
    <w:p w14:paraId="57AEFECA" w14:textId="77777777" w:rsidR="00615213" w:rsidRDefault="00615213" w:rsidP="00615213">
      <w:r>
        <w:rPr>
          <w:sz w:val="20"/>
          <w:szCs w:val="20"/>
        </w:rPr>
        <w:t>Besides diabetes and adult overweight/obesity, it is the third indicator as defined by WHO (p. 62 of NCD Global Action Plan)</w:t>
      </w:r>
    </w:p>
  </w:comment>
  <w:comment w:id="37" w:author="Carolin Kilian (54344)" w:date="2026-05-29T09:49:00Z" w:initials="CK(">
    <w:p w14:paraId="45EAF832" w14:textId="77777777" w:rsidR="00D4498E" w:rsidRDefault="00D4498E" w:rsidP="00D4498E">
      <w:r>
        <w:rPr>
          <w:rStyle w:val="CommentReference"/>
        </w:rPr>
        <w:annotationRef/>
      </w:r>
      <w:r>
        <w:rPr>
          <w:sz w:val="20"/>
          <w:szCs w:val="20"/>
        </w:rPr>
        <w:t>Maybe address this in the discussion when using  DE as case study? Refer to critical junctures to extreme pressure on state financing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AEFECA" w15:done="0"/>
  <w15:commentEx w15:paraId="45EAF8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8AC96E" w16cex:dateUtc="2026-06-01T01:16:00Z"/>
  <w16cex:commentExtensible w16cex:durableId="7F74EEB0" w16cex:dateUtc="2026-05-29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AEFECA" w16cid:durableId="198AC96E"/>
  <w16cid:commentId w16cid:paraId="45EAF832" w16cid:durableId="7F74EE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 Jakob Manthey">
    <w15:presenceInfo w15:providerId="AD" w15:userId="S::bbb6911@uni-hamburg.de::aa11da2d-1373-4c31-afac-8ef0f2919e6e"/>
  </w15:person>
  <w15:person w15:author="Carolin Kilian (54344)">
    <w15:presenceInfo w15:providerId="AD" w15:userId="S::caki0001@edu.aofjobogdansk.dk::b54b75eb-3674-4701-91cd-80c5f7b5a9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hideSpellingErrors/>
  <w:hideGrammaticalErrors/>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EC"/>
    <w:rsid w:val="00017A8F"/>
    <w:rsid w:val="000223B8"/>
    <w:rsid w:val="000343F2"/>
    <w:rsid w:val="000664D4"/>
    <w:rsid w:val="00074C24"/>
    <w:rsid w:val="00093EBD"/>
    <w:rsid w:val="000A21FB"/>
    <w:rsid w:val="000B7391"/>
    <w:rsid w:val="000E06A3"/>
    <w:rsid w:val="000F31C7"/>
    <w:rsid w:val="00100AC0"/>
    <w:rsid w:val="001017C8"/>
    <w:rsid w:val="001318F4"/>
    <w:rsid w:val="00197747"/>
    <w:rsid w:val="001B20AB"/>
    <w:rsid w:val="001F0205"/>
    <w:rsid w:val="001F151F"/>
    <w:rsid w:val="001F4E04"/>
    <w:rsid w:val="00226AE9"/>
    <w:rsid w:val="00296383"/>
    <w:rsid w:val="00297ECD"/>
    <w:rsid w:val="002A4A4B"/>
    <w:rsid w:val="002D51D0"/>
    <w:rsid w:val="002F4B07"/>
    <w:rsid w:val="00311688"/>
    <w:rsid w:val="003331C4"/>
    <w:rsid w:val="003740EE"/>
    <w:rsid w:val="00387654"/>
    <w:rsid w:val="003929AD"/>
    <w:rsid w:val="003B39E2"/>
    <w:rsid w:val="003B7E8C"/>
    <w:rsid w:val="003C021B"/>
    <w:rsid w:val="00453871"/>
    <w:rsid w:val="00471DB6"/>
    <w:rsid w:val="004854A1"/>
    <w:rsid w:val="00495211"/>
    <w:rsid w:val="004B1B1C"/>
    <w:rsid w:val="004E5816"/>
    <w:rsid w:val="00514469"/>
    <w:rsid w:val="00516AD9"/>
    <w:rsid w:val="005424F4"/>
    <w:rsid w:val="0055696E"/>
    <w:rsid w:val="005615D2"/>
    <w:rsid w:val="0056516F"/>
    <w:rsid w:val="00584365"/>
    <w:rsid w:val="005B4354"/>
    <w:rsid w:val="00602112"/>
    <w:rsid w:val="00615213"/>
    <w:rsid w:val="006276D8"/>
    <w:rsid w:val="006418FD"/>
    <w:rsid w:val="0065766E"/>
    <w:rsid w:val="006666DB"/>
    <w:rsid w:val="006722AA"/>
    <w:rsid w:val="006D16BF"/>
    <w:rsid w:val="00717D1D"/>
    <w:rsid w:val="0075079A"/>
    <w:rsid w:val="00756421"/>
    <w:rsid w:val="00777E4C"/>
    <w:rsid w:val="007B0D36"/>
    <w:rsid w:val="008568B4"/>
    <w:rsid w:val="008951C6"/>
    <w:rsid w:val="00896C0A"/>
    <w:rsid w:val="008A28CD"/>
    <w:rsid w:val="008B60FB"/>
    <w:rsid w:val="008C78C0"/>
    <w:rsid w:val="008D4D92"/>
    <w:rsid w:val="008F5A4F"/>
    <w:rsid w:val="00950317"/>
    <w:rsid w:val="00990BC1"/>
    <w:rsid w:val="009F6813"/>
    <w:rsid w:val="009F7398"/>
    <w:rsid w:val="009F7884"/>
    <w:rsid w:val="00A33B00"/>
    <w:rsid w:val="00A57FE3"/>
    <w:rsid w:val="00A907CF"/>
    <w:rsid w:val="00AA5977"/>
    <w:rsid w:val="00AB1951"/>
    <w:rsid w:val="00AE2005"/>
    <w:rsid w:val="00B06296"/>
    <w:rsid w:val="00B36C73"/>
    <w:rsid w:val="00B57CC1"/>
    <w:rsid w:val="00B723EC"/>
    <w:rsid w:val="00B864CF"/>
    <w:rsid w:val="00BA31ED"/>
    <w:rsid w:val="00BC3750"/>
    <w:rsid w:val="00C0028C"/>
    <w:rsid w:val="00C21BD5"/>
    <w:rsid w:val="00C23835"/>
    <w:rsid w:val="00C32169"/>
    <w:rsid w:val="00C51B74"/>
    <w:rsid w:val="00C52A25"/>
    <w:rsid w:val="00C60EDE"/>
    <w:rsid w:val="00C62D48"/>
    <w:rsid w:val="00C85574"/>
    <w:rsid w:val="00CA0D3D"/>
    <w:rsid w:val="00CA72EE"/>
    <w:rsid w:val="00CB397D"/>
    <w:rsid w:val="00CB6020"/>
    <w:rsid w:val="00CC4277"/>
    <w:rsid w:val="00D4498E"/>
    <w:rsid w:val="00D470AA"/>
    <w:rsid w:val="00D65CFC"/>
    <w:rsid w:val="00D8054D"/>
    <w:rsid w:val="00D805D7"/>
    <w:rsid w:val="00D859E3"/>
    <w:rsid w:val="00DF5D02"/>
    <w:rsid w:val="00DF618E"/>
    <w:rsid w:val="00E455B4"/>
    <w:rsid w:val="00E47974"/>
    <w:rsid w:val="00E54AC5"/>
    <w:rsid w:val="00E80596"/>
    <w:rsid w:val="00EA62B2"/>
    <w:rsid w:val="00EB020C"/>
    <w:rsid w:val="00EB1BF2"/>
    <w:rsid w:val="00EE2EB7"/>
    <w:rsid w:val="00F0624E"/>
    <w:rsid w:val="00F14A26"/>
    <w:rsid w:val="00F4792F"/>
    <w:rsid w:val="00F63398"/>
    <w:rsid w:val="00F80A87"/>
    <w:rsid w:val="00F92497"/>
    <w:rsid w:val="00FA4877"/>
    <w:rsid w:val="00FB4A07"/>
    <w:rsid w:val="00FE62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F4EB"/>
  <w15:chartTrackingRefBased/>
  <w15:docId w15:val="{BF31A47F-BCB8-C144-80D4-10E25F9DD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72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3E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723E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723E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723E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723E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723E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723E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723E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723E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723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3E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723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3E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723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23EC"/>
    <w:rPr>
      <w:i/>
      <w:iCs/>
      <w:color w:val="404040" w:themeColor="text1" w:themeTint="BF"/>
      <w:lang w:val="en-GB"/>
    </w:rPr>
  </w:style>
  <w:style w:type="paragraph" w:styleId="ListParagraph">
    <w:name w:val="List Paragraph"/>
    <w:basedOn w:val="Normal"/>
    <w:uiPriority w:val="34"/>
    <w:qFormat/>
    <w:rsid w:val="00B723EC"/>
    <w:pPr>
      <w:ind w:left="720"/>
      <w:contextualSpacing/>
    </w:pPr>
  </w:style>
  <w:style w:type="character" w:styleId="IntenseEmphasis">
    <w:name w:val="Intense Emphasis"/>
    <w:basedOn w:val="DefaultParagraphFont"/>
    <w:uiPriority w:val="21"/>
    <w:qFormat/>
    <w:rsid w:val="00B723EC"/>
    <w:rPr>
      <w:i/>
      <w:iCs/>
      <w:color w:val="0F4761" w:themeColor="accent1" w:themeShade="BF"/>
    </w:rPr>
  </w:style>
  <w:style w:type="paragraph" w:styleId="IntenseQuote">
    <w:name w:val="Intense Quote"/>
    <w:basedOn w:val="Normal"/>
    <w:next w:val="Normal"/>
    <w:link w:val="IntenseQuoteChar"/>
    <w:uiPriority w:val="30"/>
    <w:qFormat/>
    <w:rsid w:val="00B72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3EC"/>
    <w:rPr>
      <w:i/>
      <w:iCs/>
      <w:color w:val="0F4761" w:themeColor="accent1" w:themeShade="BF"/>
      <w:lang w:val="en-GB"/>
    </w:rPr>
  </w:style>
  <w:style w:type="character" w:styleId="IntenseReference">
    <w:name w:val="Intense Reference"/>
    <w:basedOn w:val="DefaultParagraphFont"/>
    <w:uiPriority w:val="32"/>
    <w:qFormat/>
    <w:rsid w:val="00B723EC"/>
    <w:rPr>
      <w:b/>
      <w:bCs/>
      <w:smallCaps/>
      <w:color w:val="0F4761" w:themeColor="accent1" w:themeShade="BF"/>
      <w:spacing w:val="5"/>
    </w:rPr>
  </w:style>
  <w:style w:type="character" w:styleId="Hyperlink">
    <w:name w:val="Hyperlink"/>
    <w:basedOn w:val="DefaultParagraphFont"/>
    <w:uiPriority w:val="99"/>
    <w:unhideWhenUsed/>
    <w:rsid w:val="003B39E2"/>
    <w:rPr>
      <w:color w:val="467886" w:themeColor="hyperlink"/>
      <w:u w:val="single"/>
    </w:rPr>
  </w:style>
  <w:style w:type="character" w:styleId="UnresolvedMention">
    <w:name w:val="Unresolved Mention"/>
    <w:basedOn w:val="DefaultParagraphFont"/>
    <w:uiPriority w:val="99"/>
    <w:semiHidden/>
    <w:unhideWhenUsed/>
    <w:rsid w:val="003B39E2"/>
    <w:rPr>
      <w:color w:val="605E5C"/>
      <w:shd w:val="clear" w:color="auto" w:fill="E1DFDD"/>
    </w:rPr>
  </w:style>
  <w:style w:type="character" w:styleId="FollowedHyperlink">
    <w:name w:val="FollowedHyperlink"/>
    <w:basedOn w:val="DefaultParagraphFont"/>
    <w:uiPriority w:val="99"/>
    <w:semiHidden/>
    <w:unhideWhenUsed/>
    <w:rsid w:val="006722AA"/>
    <w:rPr>
      <w:color w:val="96607D" w:themeColor="followedHyperlink"/>
      <w:u w:val="single"/>
    </w:rPr>
  </w:style>
  <w:style w:type="character" w:styleId="CommentReference">
    <w:name w:val="annotation reference"/>
    <w:basedOn w:val="DefaultParagraphFont"/>
    <w:uiPriority w:val="99"/>
    <w:semiHidden/>
    <w:unhideWhenUsed/>
    <w:rsid w:val="00D4498E"/>
    <w:rPr>
      <w:sz w:val="16"/>
      <w:szCs w:val="16"/>
    </w:rPr>
  </w:style>
  <w:style w:type="paragraph" w:styleId="CommentText">
    <w:name w:val="annotation text"/>
    <w:basedOn w:val="Normal"/>
    <w:link w:val="CommentTextChar"/>
    <w:uiPriority w:val="99"/>
    <w:semiHidden/>
    <w:unhideWhenUsed/>
    <w:rsid w:val="00D4498E"/>
    <w:rPr>
      <w:sz w:val="20"/>
      <w:szCs w:val="20"/>
    </w:rPr>
  </w:style>
  <w:style w:type="character" w:customStyle="1" w:styleId="CommentTextChar">
    <w:name w:val="Comment Text Char"/>
    <w:basedOn w:val="DefaultParagraphFont"/>
    <w:link w:val="CommentText"/>
    <w:uiPriority w:val="99"/>
    <w:semiHidden/>
    <w:rsid w:val="00D4498E"/>
    <w:rPr>
      <w:sz w:val="20"/>
      <w:szCs w:val="20"/>
      <w:lang w:val="en-GB"/>
    </w:rPr>
  </w:style>
  <w:style w:type="paragraph" w:styleId="CommentSubject">
    <w:name w:val="annotation subject"/>
    <w:basedOn w:val="CommentText"/>
    <w:next w:val="CommentText"/>
    <w:link w:val="CommentSubjectChar"/>
    <w:uiPriority w:val="99"/>
    <w:semiHidden/>
    <w:unhideWhenUsed/>
    <w:rsid w:val="00D4498E"/>
    <w:rPr>
      <w:b/>
      <w:bCs/>
    </w:rPr>
  </w:style>
  <w:style w:type="character" w:customStyle="1" w:styleId="CommentSubjectChar">
    <w:name w:val="Comment Subject Char"/>
    <w:basedOn w:val="CommentTextChar"/>
    <w:link w:val="CommentSubject"/>
    <w:uiPriority w:val="99"/>
    <w:semiHidden/>
    <w:rsid w:val="00D4498E"/>
    <w:rPr>
      <w:b/>
      <w:bCs/>
      <w:sz w:val="20"/>
      <w:szCs w:val="20"/>
      <w:lang w:val="en-GB"/>
    </w:rPr>
  </w:style>
  <w:style w:type="paragraph" w:styleId="Revision">
    <w:name w:val="Revision"/>
    <w:hidden/>
    <w:uiPriority w:val="99"/>
    <w:semiHidden/>
    <w:rsid w:val="00BC375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who.int/data/gho/data/indicators/indicator-details/GHO/prevalence-of-obesity-among-children-and-adolescents-bmi-2-standard-deviations-above-the-median-(crude-estimate)-(-)"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www.jpi-pen.eu/pa-epi.html"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2247</Words>
  <Characters>12812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 Kilian (54344)</dc:creator>
  <cp:keywords/>
  <dc:description/>
  <cp:lastModifiedBy>Carolin Kilian (54344)</cp:lastModifiedBy>
  <cp:revision>2</cp:revision>
  <dcterms:created xsi:type="dcterms:W3CDTF">2026-06-16T06:08:00Z</dcterms:created>
  <dcterms:modified xsi:type="dcterms:W3CDTF">2026-06-16T06:08:00Z</dcterms:modified>
</cp:coreProperties>
</file>